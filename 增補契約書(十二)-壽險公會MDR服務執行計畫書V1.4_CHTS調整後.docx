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FB53D" w14:textId="0FC14E00" w:rsidR="00893874" w:rsidRDefault="00AC74FA" w:rsidP="00BF6AB7">
      <w:pPr>
        <w:spacing w:after="180" w:line="0" w:lineRule="atLeast"/>
        <w:rPr>
          <w:rFonts w:eastAsia="微軟正黑體"/>
          <w:bCs/>
          <w:color w:val="000000" w:themeColor="text1"/>
          <w:sz w:val="48"/>
          <w:szCs w:val="48"/>
        </w:rPr>
      </w:pPr>
      <w:r>
        <w:rPr>
          <w:rFonts w:eastAsia="微軟正黑體" w:hint="eastAsia"/>
          <w:bCs/>
          <w:color w:val="000000" w:themeColor="text1"/>
          <w:sz w:val="48"/>
          <w:szCs w:val="48"/>
        </w:rPr>
        <w:t>2</w:t>
      </w:r>
      <w:r w:rsidR="00BF6AB7">
        <w:rPr>
          <w:rFonts w:eastAsia="微軟正黑體" w:hint="eastAsia"/>
          <w:bCs/>
          <w:color w:val="000000" w:themeColor="text1"/>
          <w:sz w:val="48"/>
          <w:szCs w:val="48"/>
        </w:rPr>
        <w:t>附件一、</w:t>
      </w:r>
    </w:p>
    <w:p w14:paraId="43689D0F" w14:textId="77777777" w:rsidR="00893874" w:rsidRDefault="00893874" w:rsidP="00893874">
      <w:pPr>
        <w:spacing w:after="180" w:line="0" w:lineRule="atLeast"/>
        <w:jc w:val="center"/>
        <w:rPr>
          <w:rFonts w:eastAsia="微軟正黑體"/>
          <w:bCs/>
          <w:color w:val="000000" w:themeColor="text1"/>
          <w:sz w:val="48"/>
          <w:szCs w:val="48"/>
        </w:rPr>
      </w:pPr>
    </w:p>
    <w:p w14:paraId="1F5E0F42" w14:textId="551603D4" w:rsidR="00893874" w:rsidRDefault="00893874" w:rsidP="00893874">
      <w:pPr>
        <w:spacing w:after="180" w:line="0" w:lineRule="atLeast"/>
        <w:jc w:val="center"/>
        <w:rPr>
          <w:rFonts w:eastAsia="微軟正黑體"/>
          <w:bCs/>
          <w:color w:val="000000" w:themeColor="text1"/>
          <w:sz w:val="48"/>
          <w:szCs w:val="48"/>
        </w:rPr>
      </w:pPr>
      <w:r w:rsidRPr="00FA3F8F">
        <w:rPr>
          <w:rFonts w:eastAsia="微軟正黑體" w:hint="eastAsia"/>
          <w:bCs/>
          <w:color w:val="000000" w:themeColor="text1"/>
          <w:sz w:val="48"/>
          <w:szCs w:val="48"/>
        </w:rPr>
        <w:t>中華民國人壽保險商業同業公會</w:t>
      </w:r>
    </w:p>
    <w:p w14:paraId="489DB21C" w14:textId="3B6BFB7A" w:rsidR="008908E3" w:rsidRPr="008908E3" w:rsidRDefault="008908E3" w:rsidP="008908E3">
      <w:pPr>
        <w:spacing w:after="180"/>
        <w:jc w:val="center"/>
        <w:rPr>
          <w:rFonts w:eastAsia="微軟正黑體"/>
          <w:bCs/>
          <w:color w:val="000000" w:themeColor="text1"/>
          <w:sz w:val="48"/>
          <w:szCs w:val="48"/>
        </w:rPr>
      </w:pPr>
      <w:r w:rsidRPr="008908E3">
        <w:rPr>
          <w:rFonts w:eastAsia="微軟正黑體" w:hint="eastAsia"/>
          <w:bCs/>
          <w:color w:val="000000" w:themeColor="text1"/>
          <w:sz w:val="48"/>
          <w:szCs w:val="48"/>
        </w:rPr>
        <w:t>增補契約</w:t>
      </w:r>
      <w:r w:rsidRPr="008908E3">
        <w:rPr>
          <w:rFonts w:eastAsia="微軟正黑體"/>
          <w:bCs/>
          <w:color w:val="000000" w:themeColor="text1"/>
          <w:sz w:val="48"/>
          <w:szCs w:val="48"/>
        </w:rPr>
        <w:t>(</w:t>
      </w:r>
      <w:r w:rsidRPr="008908E3">
        <w:rPr>
          <w:rFonts w:eastAsia="微軟正黑體" w:hint="eastAsia"/>
          <w:bCs/>
          <w:color w:val="000000" w:themeColor="text1"/>
          <w:sz w:val="48"/>
          <w:szCs w:val="48"/>
        </w:rPr>
        <w:t>十二</w:t>
      </w:r>
      <w:r w:rsidRPr="008908E3">
        <w:rPr>
          <w:rFonts w:eastAsia="微軟正黑體"/>
          <w:bCs/>
          <w:color w:val="000000" w:themeColor="text1"/>
          <w:sz w:val="48"/>
          <w:szCs w:val="48"/>
        </w:rPr>
        <w:t>)</w:t>
      </w:r>
    </w:p>
    <w:p w14:paraId="767C2367" w14:textId="77777777" w:rsidR="00893874" w:rsidRPr="00FA3F8F" w:rsidRDefault="00893874" w:rsidP="00893874">
      <w:pPr>
        <w:tabs>
          <w:tab w:val="left" w:pos="4847"/>
          <w:tab w:val="left" w:pos="9694"/>
        </w:tabs>
        <w:spacing w:line="0" w:lineRule="atLeast"/>
        <w:jc w:val="center"/>
        <w:rPr>
          <w:rFonts w:eastAsia="微軟正黑體"/>
          <w:bCs/>
          <w:color w:val="000000" w:themeColor="text1"/>
          <w:sz w:val="48"/>
          <w:szCs w:val="48"/>
        </w:rPr>
      </w:pPr>
      <w:r>
        <w:rPr>
          <w:rFonts w:eastAsia="微軟正黑體" w:hint="eastAsia"/>
          <w:color w:val="000000" w:themeColor="text1"/>
          <w:sz w:val="48"/>
          <w:szCs w:val="48"/>
        </w:rPr>
        <w:t>E</w:t>
      </w:r>
      <w:r>
        <w:rPr>
          <w:rFonts w:eastAsia="微軟正黑體"/>
          <w:color w:val="000000" w:themeColor="text1"/>
          <w:sz w:val="48"/>
          <w:szCs w:val="48"/>
        </w:rPr>
        <w:t>DR/</w:t>
      </w:r>
      <w:r w:rsidRPr="00654D07">
        <w:rPr>
          <w:rFonts w:eastAsia="微軟正黑體" w:hint="eastAsia"/>
          <w:color w:val="000000" w:themeColor="text1"/>
          <w:sz w:val="48"/>
          <w:szCs w:val="48"/>
        </w:rPr>
        <w:t>MDR</w:t>
      </w:r>
      <w:r w:rsidRPr="00654D07">
        <w:rPr>
          <w:rFonts w:eastAsia="微軟正黑體" w:hint="eastAsia"/>
          <w:color w:val="000000" w:themeColor="text1"/>
          <w:sz w:val="48"/>
          <w:szCs w:val="48"/>
        </w:rPr>
        <w:t>服務執行計畫書</w:t>
      </w:r>
    </w:p>
    <w:p w14:paraId="13670AC0"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7314239D"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650DEA2F"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61DDEC28"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19B9A7A1"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026090F3"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4DA57C5D"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60A0DD91"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1660F618"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20CDB835"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0F2099A8" w14:textId="77777777" w:rsidR="00893874" w:rsidRDefault="00893874" w:rsidP="00893874">
      <w:pPr>
        <w:snapToGrid w:val="0"/>
        <w:spacing w:line="0" w:lineRule="atLeast"/>
        <w:ind w:left="505"/>
        <w:jc w:val="center"/>
        <w:rPr>
          <w:rFonts w:eastAsia="微軟正黑體"/>
          <w:bCs/>
          <w:color w:val="000000" w:themeColor="text1"/>
          <w:sz w:val="48"/>
          <w:szCs w:val="48"/>
        </w:rPr>
      </w:pPr>
    </w:p>
    <w:p w14:paraId="70B371AF"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2F1D347F"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0E73B199" w14:textId="318DA1B2" w:rsidR="00893874" w:rsidRPr="00FA3F8F" w:rsidRDefault="00893874" w:rsidP="00893874">
      <w:pPr>
        <w:spacing w:line="0" w:lineRule="atLeast"/>
        <w:jc w:val="center"/>
        <w:rPr>
          <w:rFonts w:eastAsia="微軟正黑體"/>
          <w:bCs/>
          <w:color w:val="000000" w:themeColor="text1"/>
          <w:sz w:val="48"/>
          <w:szCs w:val="48"/>
        </w:rPr>
      </w:pPr>
      <w:r w:rsidRPr="00FA3F8F">
        <w:rPr>
          <w:rFonts w:eastAsia="微軟正黑體" w:hint="eastAsia"/>
          <w:bCs/>
          <w:color w:val="000000" w:themeColor="text1"/>
          <w:sz w:val="48"/>
          <w:szCs w:val="48"/>
        </w:rPr>
        <w:t>中華電信</w:t>
      </w:r>
      <w:r w:rsidR="00297F0A">
        <w:rPr>
          <w:rFonts w:eastAsia="微軟正黑體" w:hint="eastAsia"/>
          <w:bCs/>
          <w:color w:val="000000" w:themeColor="text1"/>
          <w:sz w:val="48"/>
          <w:szCs w:val="48"/>
        </w:rPr>
        <w:t>股份有限公司</w:t>
      </w:r>
      <w:r w:rsidRPr="00FA3F8F">
        <w:rPr>
          <w:rFonts w:eastAsia="微軟正黑體" w:hint="eastAsia"/>
          <w:bCs/>
          <w:color w:val="000000" w:themeColor="text1"/>
          <w:sz w:val="48"/>
          <w:szCs w:val="48"/>
        </w:rPr>
        <w:t>企業客戶分公司</w:t>
      </w:r>
    </w:p>
    <w:p w14:paraId="0770FCAC" w14:textId="77777777" w:rsidR="00893874" w:rsidRDefault="00893874" w:rsidP="00893874">
      <w:pPr>
        <w:jc w:val="center"/>
        <w:rPr>
          <w:rFonts w:eastAsia="微軟正黑體"/>
          <w:bCs/>
          <w:color w:val="000000" w:themeColor="text1"/>
          <w:sz w:val="48"/>
          <w:szCs w:val="48"/>
        </w:rPr>
      </w:pPr>
      <w:r w:rsidRPr="00FA3F8F">
        <w:rPr>
          <w:rFonts w:eastAsia="微軟正黑體" w:hint="eastAsia"/>
          <w:bCs/>
          <w:color w:val="000000" w:themeColor="text1"/>
          <w:sz w:val="48"/>
          <w:szCs w:val="48"/>
        </w:rPr>
        <w:t>中華民國</w:t>
      </w:r>
      <w:r w:rsidRPr="00FA3F8F">
        <w:rPr>
          <w:rFonts w:eastAsia="微軟正黑體"/>
          <w:bCs/>
          <w:color w:val="000000" w:themeColor="text1"/>
          <w:sz w:val="48"/>
          <w:szCs w:val="48"/>
        </w:rPr>
        <w:t>11</w:t>
      </w:r>
      <w:r>
        <w:rPr>
          <w:rFonts w:eastAsia="微軟正黑體"/>
          <w:bCs/>
          <w:color w:val="000000" w:themeColor="text1"/>
          <w:sz w:val="48"/>
          <w:szCs w:val="48"/>
        </w:rPr>
        <w:t>1</w:t>
      </w:r>
      <w:r w:rsidRPr="00FA3F8F">
        <w:rPr>
          <w:rFonts w:eastAsia="微軟正黑體" w:hint="eastAsia"/>
          <w:bCs/>
          <w:color w:val="000000" w:themeColor="text1"/>
          <w:sz w:val="48"/>
          <w:szCs w:val="48"/>
        </w:rPr>
        <w:t>年</w:t>
      </w:r>
      <w:r w:rsidRPr="00EA4DA4">
        <w:rPr>
          <w:rFonts w:eastAsia="微軟正黑體"/>
          <w:bCs/>
          <w:color w:val="000000" w:themeColor="text1"/>
          <w:sz w:val="48"/>
          <w:szCs w:val="48"/>
          <w:highlight w:val="yellow"/>
        </w:rPr>
        <w:t xml:space="preserve">XX </w:t>
      </w:r>
      <w:r w:rsidRPr="00EA4DA4">
        <w:rPr>
          <w:rFonts w:eastAsia="微軟正黑體" w:hint="eastAsia"/>
          <w:bCs/>
          <w:color w:val="000000" w:themeColor="text1"/>
          <w:sz w:val="48"/>
          <w:szCs w:val="48"/>
          <w:highlight w:val="yellow"/>
        </w:rPr>
        <w:t>月</w:t>
      </w:r>
      <w:r w:rsidRPr="00EA4DA4">
        <w:rPr>
          <w:rFonts w:eastAsia="微軟正黑體"/>
          <w:bCs/>
          <w:color w:val="000000" w:themeColor="text1"/>
          <w:sz w:val="48"/>
          <w:szCs w:val="48"/>
          <w:highlight w:val="yellow"/>
        </w:rPr>
        <w:t xml:space="preserve"> XX </w:t>
      </w:r>
      <w:r w:rsidRPr="00EA4DA4">
        <w:rPr>
          <w:rFonts w:eastAsia="微軟正黑體" w:hint="eastAsia"/>
          <w:bCs/>
          <w:color w:val="000000" w:themeColor="text1"/>
          <w:sz w:val="48"/>
          <w:szCs w:val="48"/>
          <w:highlight w:val="yellow"/>
        </w:rPr>
        <w:t>日</w:t>
      </w:r>
    </w:p>
    <w:p w14:paraId="60E9DE46" w14:textId="545A22B6" w:rsidR="00482035" w:rsidRPr="00A6101E" w:rsidRDefault="00482035" w:rsidP="00870818">
      <w:pPr>
        <w:pStyle w:val="afff6"/>
        <w:spacing w:beforeLines="100" w:before="381"/>
        <w:rPr>
          <w:sz w:val="32"/>
          <w:szCs w:val="32"/>
        </w:rPr>
      </w:pPr>
      <w:r w:rsidRPr="00A6101E">
        <w:rPr>
          <w:sz w:val="32"/>
          <w:szCs w:val="32"/>
        </w:rPr>
        <w:lastRenderedPageBreak/>
        <w:t>目</w:t>
      </w:r>
      <w:r w:rsidRPr="00A6101E">
        <w:rPr>
          <w:rFonts w:hint="eastAsia"/>
          <w:sz w:val="32"/>
          <w:szCs w:val="32"/>
          <w:lang w:eastAsia="zh-TW"/>
        </w:rPr>
        <w:t xml:space="preserve">　</w:t>
      </w:r>
      <w:r w:rsidR="008B2CFF" w:rsidRPr="00A6101E">
        <w:rPr>
          <w:rFonts w:hint="eastAsia"/>
          <w:sz w:val="32"/>
          <w:szCs w:val="32"/>
          <w:lang w:eastAsia="zh-TW"/>
        </w:rPr>
        <w:t xml:space="preserve">　</w:t>
      </w:r>
      <w:r w:rsidRPr="00A6101E">
        <w:rPr>
          <w:sz w:val="32"/>
          <w:szCs w:val="32"/>
        </w:rPr>
        <w:t>錄</w:t>
      </w:r>
    </w:p>
    <w:p w14:paraId="07011673" w14:textId="77777777" w:rsidR="00482035" w:rsidRPr="00A6101E" w:rsidRDefault="00482035" w:rsidP="00482035">
      <w:pPr>
        <w:jc w:val="right"/>
        <w:rPr>
          <w:szCs w:val="28"/>
        </w:rPr>
      </w:pPr>
    </w:p>
    <w:p w14:paraId="4863A1B7" w14:textId="2B223C66" w:rsidR="00AC30F7" w:rsidRDefault="001E541F">
      <w:pPr>
        <w:pStyle w:val="1f2"/>
        <w:rPr>
          <w:rFonts w:asciiTheme="minorHAnsi" w:eastAsiaTheme="minorEastAsia" w:hAnsiTheme="minorHAnsi" w:cstheme="minorBidi"/>
          <w:sz w:val="24"/>
          <w:szCs w:val="22"/>
        </w:rPr>
      </w:pPr>
      <w:r w:rsidRPr="00A6101E">
        <w:fldChar w:fldCharType="begin"/>
      </w:r>
      <w:r w:rsidRPr="00A6101E">
        <w:instrText xml:space="preserve"> TOC \o "1-4" \h \z \u </w:instrText>
      </w:r>
      <w:r w:rsidRPr="00A6101E">
        <w:fldChar w:fldCharType="separate"/>
      </w:r>
      <w:hyperlink w:anchor="_Toc119583017" w:history="1">
        <w:r w:rsidR="00AC30F7" w:rsidRPr="00DB2402">
          <w:rPr>
            <w:rStyle w:val="afffa"/>
            <w:rFonts w:hint="eastAsia"/>
            <w14:scene3d>
              <w14:camera w14:prst="orthographicFront"/>
              <w14:lightRig w14:rig="threePt" w14:dir="t">
                <w14:rot w14:lat="0" w14:lon="0" w14:rev="0"/>
              </w14:lightRig>
            </w14:scene3d>
          </w:rPr>
          <w:t>第一章</w:t>
        </w:r>
        <w:r w:rsidR="00AC30F7">
          <w:rPr>
            <w:rFonts w:asciiTheme="minorHAnsi" w:eastAsiaTheme="minorEastAsia" w:hAnsiTheme="minorHAnsi" w:cstheme="minorBidi"/>
            <w:sz w:val="24"/>
            <w:szCs w:val="22"/>
          </w:rPr>
          <w:tab/>
        </w:r>
        <w:r w:rsidR="00AC30F7" w:rsidRPr="00DB2402">
          <w:rPr>
            <w:rStyle w:val="afffa"/>
            <w:rFonts w:hint="eastAsia"/>
          </w:rPr>
          <w:t>資安威脅與端點防護概述</w:t>
        </w:r>
        <w:r w:rsidR="00AC30F7">
          <w:rPr>
            <w:webHidden/>
          </w:rPr>
          <w:tab/>
        </w:r>
        <w:r w:rsidR="00AC30F7">
          <w:rPr>
            <w:webHidden/>
          </w:rPr>
          <w:fldChar w:fldCharType="begin"/>
        </w:r>
        <w:r w:rsidR="00AC30F7">
          <w:rPr>
            <w:webHidden/>
          </w:rPr>
          <w:instrText xml:space="preserve"> PAGEREF _Toc119583017 \h </w:instrText>
        </w:r>
        <w:r w:rsidR="00AC30F7">
          <w:rPr>
            <w:webHidden/>
          </w:rPr>
        </w:r>
        <w:r w:rsidR="00AC30F7">
          <w:rPr>
            <w:webHidden/>
          </w:rPr>
          <w:fldChar w:fldCharType="separate"/>
        </w:r>
        <w:r w:rsidR="00AC74FA">
          <w:rPr>
            <w:webHidden/>
          </w:rPr>
          <w:t>1</w:t>
        </w:r>
        <w:r w:rsidR="00AC30F7">
          <w:rPr>
            <w:webHidden/>
          </w:rPr>
          <w:fldChar w:fldCharType="end"/>
        </w:r>
      </w:hyperlink>
    </w:p>
    <w:p w14:paraId="313FC0FF" w14:textId="04F4EAED" w:rsidR="00AC30F7" w:rsidRDefault="007D1868">
      <w:pPr>
        <w:pStyle w:val="1f2"/>
        <w:rPr>
          <w:rFonts w:asciiTheme="minorHAnsi" w:eastAsiaTheme="minorEastAsia" w:hAnsiTheme="minorHAnsi" w:cstheme="minorBidi"/>
          <w:sz w:val="24"/>
          <w:szCs w:val="22"/>
        </w:rPr>
      </w:pPr>
      <w:hyperlink w:anchor="_Toc119583018" w:history="1">
        <w:r w:rsidR="00AC30F7" w:rsidRPr="00DB2402">
          <w:rPr>
            <w:rStyle w:val="afffa"/>
            <w:rFonts w:hint="eastAsia"/>
            <w14:scene3d>
              <w14:camera w14:prst="orthographicFront"/>
              <w14:lightRig w14:rig="threePt" w14:dir="t">
                <w14:rot w14:lat="0" w14:lon="0" w14:rev="0"/>
              </w14:lightRig>
            </w14:scene3d>
          </w:rPr>
          <w:t>第二章</w:t>
        </w:r>
        <w:r w:rsidR="00AC30F7">
          <w:rPr>
            <w:rFonts w:asciiTheme="minorHAnsi" w:eastAsiaTheme="minorEastAsia" w:hAnsiTheme="minorHAnsi" w:cstheme="minorBidi"/>
            <w:sz w:val="24"/>
            <w:szCs w:val="22"/>
          </w:rPr>
          <w:tab/>
        </w:r>
        <w:r w:rsidR="00AC30F7" w:rsidRPr="00DB2402">
          <w:rPr>
            <w:rStyle w:val="afffa"/>
          </w:rPr>
          <w:t>MDR</w:t>
        </w:r>
        <w:r w:rsidR="00AC30F7" w:rsidRPr="00DB2402">
          <w:rPr>
            <w:rStyle w:val="afffa"/>
            <w:rFonts w:hint="eastAsia"/>
          </w:rPr>
          <w:t>服務內容說明</w:t>
        </w:r>
        <w:r w:rsidR="00AC30F7">
          <w:rPr>
            <w:webHidden/>
          </w:rPr>
          <w:tab/>
        </w:r>
        <w:r w:rsidR="00AC30F7">
          <w:rPr>
            <w:webHidden/>
          </w:rPr>
          <w:fldChar w:fldCharType="begin"/>
        </w:r>
        <w:r w:rsidR="00AC30F7">
          <w:rPr>
            <w:webHidden/>
          </w:rPr>
          <w:instrText xml:space="preserve"> PAGEREF _Toc119583018 \h </w:instrText>
        </w:r>
        <w:r w:rsidR="00AC30F7">
          <w:rPr>
            <w:webHidden/>
          </w:rPr>
        </w:r>
        <w:r w:rsidR="00AC30F7">
          <w:rPr>
            <w:webHidden/>
          </w:rPr>
          <w:fldChar w:fldCharType="separate"/>
        </w:r>
        <w:r w:rsidR="00AC74FA">
          <w:rPr>
            <w:webHidden/>
          </w:rPr>
          <w:t>2</w:t>
        </w:r>
        <w:r w:rsidR="00AC30F7">
          <w:rPr>
            <w:webHidden/>
          </w:rPr>
          <w:fldChar w:fldCharType="end"/>
        </w:r>
      </w:hyperlink>
    </w:p>
    <w:p w14:paraId="75DBD678" w14:textId="6DB0BBA7" w:rsidR="00AC30F7" w:rsidRDefault="007D1868">
      <w:pPr>
        <w:pStyle w:val="24"/>
        <w:spacing w:before="57" w:after="57"/>
        <w:ind w:left="1260" w:hanging="980"/>
        <w:rPr>
          <w:rFonts w:asciiTheme="minorHAnsi" w:eastAsiaTheme="minorEastAsia" w:hAnsiTheme="minorHAnsi" w:cstheme="minorBidi"/>
          <w:sz w:val="24"/>
          <w:szCs w:val="22"/>
        </w:rPr>
      </w:pPr>
      <w:hyperlink w:anchor="_Toc119583019" w:history="1">
        <w:r w:rsidR="00AC30F7" w:rsidRPr="00DB2402">
          <w:rPr>
            <w:rStyle w:val="afffa"/>
            <w:rFonts w:hint="eastAsia"/>
          </w:rPr>
          <w:t>第一節</w:t>
        </w:r>
        <w:r w:rsidR="00AC30F7">
          <w:rPr>
            <w:rFonts w:asciiTheme="minorHAnsi" w:eastAsiaTheme="minorEastAsia" w:hAnsiTheme="minorHAnsi" w:cstheme="minorBidi"/>
            <w:sz w:val="24"/>
            <w:szCs w:val="22"/>
          </w:rPr>
          <w:tab/>
        </w:r>
        <w:r w:rsidR="00AC30F7" w:rsidRPr="00DB2402">
          <w:rPr>
            <w:rStyle w:val="afffa"/>
          </w:rPr>
          <w:t>MDR</w:t>
        </w:r>
        <w:r w:rsidR="00AC30F7" w:rsidRPr="00DB2402">
          <w:rPr>
            <w:rStyle w:val="afffa"/>
            <w:rFonts w:hint="eastAsia"/>
          </w:rPr>
          <w:t>服務架構說明</w:t>
        </w:r>
        <w:r w:rsidR="00AC30F7">
          <w:rPr>
            <w:webHidden/>
          </w:rPr>
          <w:tab/>
        </w:r>
        <w:r w:rsidR="00AC30F7">
          <w:rPr>
            <w:webHidden/>
          </w:rPr>
          <w:fldChar w:fldCharType="begin"/>
        </w:r>
        <w:r w:rsidR="00AC30F7">
          <w:rPr>
            <w:webHidden/>
          </w:rPr>
          <w:instrText xml:space="preserve"> PAGEREF _Toc119583019 \h </w:instrText>
        </w:r>
        <w:r w:rsidR="00AC30F7">
          <w:rPr>
            <w:webHidden/>
          </w:rPr>
        </w:r>
        <w:r w:rsidR="00AC30F7">
          <w:rPr>
            <w:webHidden/>
          </w:rPr>
          <w:fldChar w:fldCharType="separate"/>
        </w:r>
        <w:r w:rsidR="00AC74FA">
          <w:rPr>
            <w:webHidden/>
          </w:rPr>
          <w:t>2</w:t>
        </w:r>
        <w:r w:rsidR="00AC30F7">
          <w:rPr>
            <w:webHidden/>
          </w:rPr>
          <w:fldChar w:fldCharType="end"/>
        </w:r>
      </w:hyperlink>
    </w:p>
    <w:p w14:paraId="0DBF9FA6" w14:textId="377E4E2E" w:rsidR="00AC30F7" w:rsidRDefault="007D1868">
      <w:pPr>
        <w:pStyle w:val="24"/>
        <w:spacing w:before="57" w:after="57"/>
        <w:ind w:left="1260" w:hanging="980"/>
        <w:rPr>
          <w:rFonts w:asciiTheme="minorHAnsi" w:eastAsiaTheme="minorEastAsia" w:hAnsiTheme="minorHAnsi" w:cstheme="minorBidi"/>
          <w:sz w:val="24"/>
          <w:szCs w:val="22"/>
        </w:rPr>
      </w:pPr>
      <w:hyperlink w:anchor="_Toc119583020" w:history="1">
        <w:r w:rsidR="00AC30F7" w:rsidRPr="00DB2402">
          <w:rPr>
            <w:rStyle w:val="afffa"/>
            <w:rFonts w:hint="eastAsia"/>
          </w:rPr>
          <w:t>第二節</w:t>
        </w:r>
        <w:r w:rsidR="00AC30F7">
          <w:rPr>
            <w:rFonts w:asciiTheme="minorHAnsi" w:eastAsiaTheme="minorEastAsia" w:hAnsiTheme="minorHAnsi" w:cstheme="minorBidi"/>
            <w:sz w:val="24"/>
            <w:szCs w:val="22"/>
          </w:rPr>
          <w:tab/>
        </w:r>
        <w:r w:rsidR="00AC30F7" w:rsidRPr="00DB2402">
          <w:rPr>
            <w:rStyle w:val="afffa"/>
            <w:rFonts w:hint="eastAsia"/>
          </w:rPr>
          <w:t>監控範圍與服務時間</w:t>
        </w:r>
        <w:r w:rsidR="00AC30F7">
          <w:rPr>
            <w:webHidden/>
          </w:rPr>
          <w:tab/>
        </w:r>
        <w:r w:rsidR="00AC30F7">
          <w:rPr>
            <w:webHidden/>
          </w:rPr>
          <w:fldChar w:fldCharType="begin"/>
        </w:r>
        <w:r w:rsidR="00AC30F7">
          <w:rPr>
            <w:webHidden/>
          </w:rPr>
          <w:instrText xml:space="preserve"> PAGEREF _Toc119583020 \h </w:instrText>
        </w:r>
        <w:r w:rsidR="00AC30F7">
          <w:rPr>
            <w:webHidden/>
          </w:rPr>
        </w:r>
        <w:r w:rsidR="00AC30F7">
          <w:rPr>
            <w:webHidden/>
          </w:rPr>
          <w:fldChar w:fldCharType="separate"/>
        </w:r>
        <w:r w:rsidR="00AC74FA">
          <w:rPr>
            <w:webHidden/>
          </w:rPr>
          <w:t>3</w:t>
        </w:r>
        <w:r w:rsidR="00AC30F7">
          <w:rPr>
            <w:webHidden/>
          </w:rPr>
          <w:fldChar w:fldCharType="end"/>
        </w:r>
      </w:hyperlink>
    </w:p>
    <w:p w14:paraId="0B5C6612" w14:textId="64D2C4EB" w:rsidR="00AC30F7" w:rsidRDefault="007D1868">
      <w:pPr>
        <w:pStyle w:val="33"/>
        <w:rPr>
          <w:rFonts w:asciiTheme="minorHAnsi" w:eastAsiaTheme="minorEastAsia" w:hAnsiTheme="minorHAnsi" w:cstheme="minorBidi"/>
          <w:sz w:val="24"/>
        </w:rPr>
      </w:pPr>
      <w:hyperlink w:anchor="_Toc119583021" w:history="1">
        <w:r w:rsidR="00AC30F7" w:rsidRPr="00DB2402">
          <w:rPr>
            <w:rStyle w:val="afffa"/>
            <w:rFonts w:hint="eastAsia"/>
          </w:rPr>
          <w:t>一、</w:t>
        </w:r>
        <w:r w:rsidR="00AC30F7">
          <w:rPr>
            <w:rFonts w:asciiTheme="minorHAnsi" w:eastAsiaTheme="minorEastAsia" w:hAnsiTheme="minorHAnsi" w:cstheme="minorBidi"/>
            <w:sz w:val="24"/>
          </w:rPr>
          <w:tab/>
        </w:r>
        <w:r w:rsidR="00AC30F7" w:rsidRPr="00DB2402">
          <w:rPr>
            <w:rStyle w:val="afffa"/>
            <w:rFonts w:hint="eastAsia"/>
          </w:rPr>
          <w:t>監控時間</w:t>
        </w:r>
        <w:r w:rsidR="00AC30F7">
          <w:rPr>
            <w:webHidden/>
          </w:rPr>
          <w:tab/>
        </w:r>
        <w:r w:rsidR="00AC30F7">
          <w:rPr>
            <w:webHidden/>
          </w:rPr>
          <w:fldChar w:fldCharType="begin"/>
        </w:r>
        <w:r w:rsidR="00AC30F7">
          <w:rPr>
            <w:webHidden/>
          </w:rPr>
          <w:instrText xml:space="preserve"> PAGEREF _Toc119583021 \h </w:instrText>
        </w:r>
        <w:r w:rsidR="00AC30F7">
          <w:rPr>
            <w:webHidden/>
          </w:rPr>
        </w:r>
        <w:r w:rsidR="00AC30F7">
          <w:rPr>
            <w:webHidden/>
          </w:rPr>
          <w:fldChar w:fldCharType="separate"/>
        </w:r>
        <w:r w:rsidR="00AC74FA">
          <w:rPr>
            <w:webHidden/>
          </w:rPr>
          <w:t>3</w:t>
        </w:r>
        <w:r w:rsidR="00AC30F7">
          <w:rPr>
            <w:webHidden/>
          </w:rPr>
          <w:fldChar w:fldCharType="end"/>
        </w:r>
      </w:hyperlink>
    </w:p>
    <w:p w14:paraId="72C46DF1" w14:textId="1E94568A" w:rsidR="00AC30F7" w:rsidRDefault="007D1868">
      <w:pPr>
        <w:pStyle w:val="33"/>
        <w:rPr>
          <w:rFonts w:asciiTheme="minorHAnsi" w:eastAsiaTheme="minorEastAsia" w:hAnsiTheme="minorHAnsi" w:cstheme="minorBidi"/>
          <w:sz w:val="24"/>
        </w:rPr>
      </w:pPr>
      <w:hyperlink w:anchor="_Toc119583022" w:history="1">
        <w:r w:rsidR="00AC30F7" w:rsidRPr="00DB2402">
          <w:rPr>
            <w:rStyle w:val="afffa"/>
            <w:rFonts w:hint="eastAsia"/>
          </w:rPr>
          <w:t>二、</w:t>
        </w:r>
        <w:r w:rsidR="00AC30F7">
          <w:rPr>
            <w:rFonts w:asciiTheme="minorHAnsi" w:eastAsiaTheme="minorEastAsia" w:hAnsiTheme="minorHAnsi" w:cstheme="minorBidi"/>
            <w:sz w:val="24"/>
          </w:rPr>
          <w:tab/>
        </w:r>
        <w:r w:rsidR="00AC30F7" w:rsidRPr="00DB2402">
          <w:rPr>
            <w:rStyle w:val="afffa"/>
            <w:rFonts w:hint="eastAsia"/>
          </w:rPr>
          <w:t>監控端點位於網段</w:t>
        </w:r>
        <w:r w:rsidR="00AC30F7">
          <w:rPr>
            <w:webHidden/>
          </w:rPr>
          <w:tab/>
        </w:r>
        <w:r w:rsidR="00AC30F7">
          <w:rPr>
            <w:webHidden/>
          </w:rPr>
          <w:fldChar w:fldCharType="begin"/>
        </w:r>
        <w:r w:rsidR="00AC30F7">
          <w:rPr>
            <w:webHidden/>
          </w:rPr>
          <w:instrText xml:space="preserve"> PAGEREF _Toc119583022 \h </w:instrText>
        </w:r>
        <w:r w:rsidR="00AC30F7">
          <w:rPr>
            <w:webHidden/>
          </w:rPr>
        </w:r>
        <w:r w:rsidR="00AC30F7">
          <w:rPr>
            <w:webHidden/>
          </w:rPr>
          <w:fldChar w:fldCharType="separate"/>
        </w:r>
        <w:r w:rsidR="00AC74FA">
          <w:rPr>
            <w:webHidden/>
          </w:rPr>
          <w:t>3</w:t>
        </w:r>
        <w:r w:rsidR="00AC30F7">
          <w:rPr>
            <w:webHidden/>
          </w:rPr>
          <w:fldChar w:fldCharType="end"/>
        </w:r>
      </w:hyperlink>
    </w:p>
    <w:p w14:paraId="74BAB999" w14:textId="1FA4DB8A" w:rsidR="00AC30F7" w:rsidRDefault="007D1868">
      <w:pPr>
        <w:pStyle w:val="33"/>
        <w:rPr>
          <w:rFonts w:asciiTheme="minorHAnsi" w:eastAsiaTheme="minorEastAsia" w:hAnsiTheme="minorHAnsi" w:cstheme="minorBidi"/>
          <w:sz w:val="24"/>
        </w:rPr>
      </w:pPr>
      <w:hyperlink w:anchor="_Toc119583023" w:history="1">
        <w:r w:rsidR="00AC30F7" w:rsidRPr="00DB2402">
          <w:rPr>
            <w:rStyle w:val="afffa"/>
            <w:rFonts w:hint="eastAsia"/>
          </w:rPr>
          <w:t>三、</w:t>
        </w:r>
        <w:r w:rsidR="00AC30F7">
          <w:rPr>
            <w:rFonts w:asciiTheme="minorHAnsi" w:eastAsiaTheme="minorEastAsia" w:hAnsiTheme="minorHAnsi" w:cstheme="minorBidi"/>
            <w:sz w:val="24"/>
          </w:rPr>
          <w:tab/>
        </w:r>
        <w:r w:rsidR="00AC30F7" w:rsidRPr="00DB2402">
          <w:rPr>
            <w:rStyle w:val="afffa"/>
            <w:rFonts w:hint="eastAsia"/>
          </w:rPr>
          <w:t>監控的端點範圍與限制</w:t>
        </w:r>
        <w:r w:rsidR="00AC30F7">
          <w:rPr>
            <w:webHidden/>
          </w:rPr>
          <w:tab/>
        </w:r>
        <w:r w:rsidR="00AC30F7">
          <w:rPr>
            <w:webHidden/>
          </w:rPr>
          <w:fldChar w:fldCharType="begin"/>
        </w:r>
        <w:r w:rsidR="00AC30F7">
          <w:rPr>
            <w:webHidden/>
          </w:rPr>
          <w:instrText xml:space="preserve"> PAGEREF _Toc119583023 \h </w:instrText>
        </w:r>
        <w:r w:rsidR="00AC30F7">
          <w:rPr>
            <w:webHidden/>
          </w:rPr>
        </w:r>
        <w:r w:rsidR="00AC30F7">
          <w:rPr>
            <w:webHidden/>
          </w:rPr>
          <w:fldChar w:fldCharType="separate"/>
        </w:r>
        <w:r w:rsidR="00AC74FA">
          <w:rPr>
            <w:webHidden/>
          </w:rPr>
          <w:t>3</w:t>
        </w:r>
        <w:r w:rsidR="00AC30F7">
          <w:rPr>
            <w:webHidden/>
          </w:rPr>
          <w:fldChar w:fldCharType="end"/>
        </w:r>
      </w:hyperlink>
    </w:p>
    <w:p w14:paraId="3A6F16F2" w14:textId="5D9E4448" w:rsidR="00AC30F7" w:rsidRDefault="007D1868">
      <w:pPr>
        <w:pStyle w:val="24"/>
        <w:spacing w:before="57" w:after="57"/>
        <w:ind w:left="1260" w:hanging="980"/>
        <w:rPr>
          <w:rFonts w:asciiTheme="minorHAnsi" w:eastAsiaTheme="minorEastAsia" w:hAnsiTheme="minorHAnsi" w:cstheme="minorBidi"/>
          <w:sz w:val="24"/>
          <w:szCs w:val="22"/>
        </w:rPr>
      </w:pPr>
      <w:hyperlink w:anchor="_Toc119583024" w:history="1">
        <w:r w:rsidR="00AC30F7" w:rsidRPr="00DB2402">
          <w:rPr>
            <w:rStyle w:val="afffa"/>
            <w:rFonts w:hint="eastAsia"/>
          </w:rPr>
          <w:t>第三節</w:t>
        </w:r>
        <w:r w:rsidR="00AC30F7">
          <w:rPr>
            <w:rFonts w:asciiTheme="minorHAnsi" w:eastAsiaTheme="minorEastAsia" w:hAnsiTheme="minorHAnsi" w:cstheme="minorBidi"/>
            <w:sz w:val="24"/>
            <w:szCs w:val="22"/>
          </w:rPr>
          <w:tab/>
        </w:r>
        <w:r w:rsidR="00AC30F7" w:rsidRPr="00DB2402">
          <w:rPr>
            <w:rStyle w:val="afffa"/>
            <w:rFonts w:hint="eastAsia"/>
          </w:rPr>
          <w:t>前置作業</w:t>
        </w:r>
        <w:r w:rsidR="00AC30F7">
          <w:rPr>
            <w:webHidden/>
          </w:rPr>
          <w:tab/>
        </w:r>
        <w:r w:rsidR="00AC30F7">
          <w:rPr>
            <w:webHidden/>
          </w:rPr>
          <w:fldChar w:fldCharType="begin"/>
        </w:r>
        <w:r w:rsidR="00AC30F7">
          <w:rPr>
            <w:webHidden/>
          </w:rPr>
          <w:instrText xml:space="preserve"> PAGEREF _Toc119583024 \h </w:instrText>
        </w:r>
        <w:r w:rsidR="00AC30F7">
          <w:rPr>
            <w:webHidden/>
          </w:rPr>
        </w:r>
        <w:r w:rsidR="00AC30F7">
          <w:rPr>
            <w:webHidden/>
          </w:rPr>
          <w:fldChar w:fldCharType="separate"/>
        </w:r>
        <w:r w:rsidR="00AC74FA">
          <w:rPr>
            <w:webHidden/>
          </w:rPr>
          <w:t>3</w:t>
        </w:r>
        <w:r w:rsidR="00AC30F7">
          <w:rPr>
            <w:webHidden/>
          </w:rPr>
          <w:fldChar w:fldCharType="end"/>
        </w:r>
      </w:hyperlink>
    </w:p>
    <w:p w14:paraId="52D01F33" w14:textId="0DE51B9C" w:rsidR="00AC30F7" w:rsidRDefault="007D1868">
      <w:pPr>
        <w:pStyle w:val="33"/>
        <w:rPr>
          <w:rFonts w:asciiTheme="minorHAnsi" w:eastAsiaTheme="minorEastAsia" w:hAnsiTheme="minorHAnsi" w:cstheme="minorBidi"/>
          <w:sz w:val="24"/>
        </w:rPr>
      </w:pPr>
      <w:hyperlink w:anchor="_Toc119583025" w:history="1">
        <w:r w:rsidR="00AC30F7" w:rsidRPr="00DB2402">
          <w:rPr>
            <w:rStyle w:val="afffa"/>
            <w:rFonts w:hint="eastAsia"/>
          </w:rPr>
          <w:t>一、</w:t>
        </w:r>
        <w:r w:rsidR="00AC30F7">
          <w:rPr>
            <w:rFonts w:asciiTheme="minorHAnsi" w:eastAsiaTheme="minorEastAsia" w:hAnsiTheme="minorHAnsi" w:cstheme="minorBidi"/>
            <w:sz w:val="24"/>
          </w:rPr>
          <w:tab/>
        </w:r>
        <w:r w:rsidR="00AC30F7" w:rsidRPr="00DB2402">
          <w:rPr>
            <w:rStyle w:val="afffa"/>
            <w:rFonts w:hint="eastAsia"/>
          </w:rPr>
          <w:t>專用維運通道</w:t>
        </w:r>
        <w:r w:rsidR="00AC30F7">
          <w:rPr>
            <w:webHidden/>
          </w:rPr>
          <w:tab/>
        </w:r>
        <w:r w:rsidR="00AC30F7">
          <w:rPr>
            <w:webHidden/>
          </w:rPr>
          <w:fldChar w:fldCharType="begin"/>
        </w:r>
        <w:r w:rsidR="00AC30F7">
          <w:rPr>
            <w:webHidden/>
          </w:rPr>
          <w:instrText xml:space="preserve"> PAGEREF _Toc119583025 \h </w:instrText>
        </w:r>
        <w:r w:rsidR="00AC30F7">
          <w:rPr>
            <w:webHidden/>
          </w:rPr>
        </w:r>
        <w:r w:rsidR="00AC30F7">
          <w:rPr>
            <w:webHidden/>
          </w:rPr>
          <w:fldChar w:fldCharType="separate"/>
        </w:r>
        <w:r w:rsidR="00AC74FA">
          <w:rPr>
            <w:webHidden/>
          </w:rPr>
          <w:t>3</w:t>
        </w:r>
        <w:r w:rsidR="00AC30F7">
          <w:rPr>
            <w:webHidden/>
          </w:rPr>
          <w:fldChar w:fldCharType="end"/>
        </w:r>
      </w:hyperlink>
    </w:p>
    <w:p w14:paraId="1549C6D7" w14:textId="050559D5" w:rsidR="00AC30F7" w:rsidRDefault="007D1868">
      <w:pPr>
        <w:pStyle w:val="33"/>
        <w:rPr>
          <w:rFonts w:asciiTheme="minorHAnsi" w:eastAsiaTheme="minorEastAsia" w:hAnsiTheme="minorHAnsi" w:cstheme="minorBidi"/>
          <w:sz w:val="24"/>
        </w:rPr>
      </w:pPr>
      <w:hyperlink w:anchor="_Toc119583026" w:history="1">
        <w:r w:rsidR="00AC30F7" w:rsidRPr="00DB2402">
          <w:rPr>
            <w:rStyle w:val="afffa"/>
            <w:rFonts w:hint="eastAsia"/>
          </w:rPr>
          <w:t>二、</w:t>
        </w:r>
        <w:r w:rsidR="00AC30F7">
          <w:rPr>
            <w:rFonts w:asciiTheme="minorHAnsi" w:eastAsiaTheme="minorEastAsia" w:hAnsiTheme="minorHAnsi" w:cstheme="minorBidi"/>
            <w:sz w:val="24"/>
          </w:rPr>
          <w:tab/>
        </w:r>
        <w:r w:rsidR="00AC30F7" w:rsidRPr="00DB2402">
          <w:rPr>
            <w:rStyle w:val="afffa"/>
            <w:rFonts w:hint="eastAsia"/>
          </w:rPr>
          <w:t>關聯規則觸發與通報</w:t>
        </w:r>
        <w:r w:rsidR="00AC30F7">
          <w:rPr>
            <w:webHidden/>
          </w:rPr>
          <w:tab/>
        </w:r>
        <w:r w:rsidR="00AC30F7">
          <w:rPr>
            <w:webHidden/>
          </w:rPr>
          <w:fldChar w:fldCharType="begin"/>
        </w:r>
        <w:r w:rsidR="00AC30F7">
          <w:rPr>
            <w:webHidden/>
          </w:rPr>
          <w:instrText xml:space="preserve"> PAGEREF _Toc119583026 \h </w:instrText>
        </w:r>
        <w:r w:rsidR="00AC30F7">
          <w:rPr>
            <w:webHidden/>
          </w:rPr>
        </w:r>
        <w:r w:rsidR="00AC30F7">
          <w:rPr>
            <w:webHidden/>
          </w:rPr>
          <w:fldChar w:fldCharType="separate"/>
        </w:r>
        <w:r w:rsidR="00AC74FA">
          <w:rPr>
            <w:webHidden/>
          </w:rPr>
          <w:t>4</w:t>
        </w:r>
        <w:r w:rsidR="00AC30F7">
          <w:rPr>
            <w:webHidden/>
          </w:rPr>
          <w:fldChar w:fldCharType="end"/>
        </w:r>
      </w:hyperlink>
    </w:p>
    <w:p w14:paraId="4A5DDB61" w14:textId="6756EC5B" w:rsidR="00AC30F7" w:rsidRDefault="007D1868">
      <w:pPr>
        <w:pStyle w:val="1f2"/>
        <w:rPr>
          <w:rFonts w:asciiTheme="minorHAnsi" w:eastAsiaTheme="minorEastAsia" w:hAnsiTheme="minorHAnsi" w:cstheme="minorBidi"/>
          <w:sz w:val="24"/>
          <w:szCs w:val="22"/>
        </w:rPr>
      </w:pPr>
      <w:hyperlink w:anchor="_Toc119583027" w:history="1">
        <w:r w:rsidR="00AC30F7" w:rsidRPr="00DB2402">
          <w:rPr>
            <w:rStyle w:val="afffa"/>
            <w:rFonts w:hint="eastAsia"/>
            <w14:scene3d>
              <w14:camera w14:prst="orthographicFront"/>
              <w14:lightRig w14:rig="threePt" w14:dir="t">
                <w14:rot w14:lat="0" w14:lon="0" w14:rev="0"/>
              </w14:lightRig>
            </w14:scene3d>
          </w:rPr>
          <w:t>第三章</w:t>
        </w:r>
        <w:r w:rsidR="00AC30F7">
          <w:rPr>
            <w:rFonts w:asciiTheme="minorHAnsi" w:eastAsiaTheme="minorEastAsia" w:hAnsiTheme="minorHAnsi" w:cstheme="minorBidi"/>
            <w:sz w:val="24"/>
            <w:szCs w:val="22"/>
          </w:rPr>
          <w:tab/>
        </w:r>
        <w:r w:rsidR="00AC30F7" w:rsidRPr="00DB2402">
          <w:rPr>
            <w:rStyle w:val="afffa"/>
            <w:rFonts w:hint="eastAsia"/>
          </w:rPr>
          <w:t>資安事件通報與應變機制</w:t>
        </w:r>
        <w:r w:rsidR="00AC30F7">
          <w:rPr>
            <w:webHidden/>
          </w:rPr>
          <w:tab/>
        </w:r>
        <w:r w:rsidR="00AC30F7">
          <w:rPr>
            <w:webHidden/>
          </w:rPr>
          <w:fldChar w:fldCharType="begin"/>
        </w:r>
        <w:r w:rsidR="00AC30F7">
          <w:rPr>
            <w:webHidden/>
          </w:rPr>
          <w:instrText xml:space="preserve"> PAGEREF _Toc119583027 \h </w:instrText>
        </w:r>
        <w:r w:rsidR="00AC30F7">
          <w:rPr>
            <w:webHidden/>
          </w:rPr>
        </w:r>
        <w:r w:rsidR="00AC30F7">
          <w:rPr>
            <w:webHidden/>
          </w:rPr>
          <w:fldChar w:fldCharType="separate"/>
        </w:r>
        <w:r w:rsidR="00AC74FA">
          <w:rPr>
            <w:webHidden/>
          </w:rPr>
          <w:t>5</w:t>
        </w:r>
        <w:r w:rsidR="00AC30F7">
          <w:rPr>
            <w:webHidden/>
          </w:rPr>
          <w:fldChar w:fldCharType="end"/>
        </w:r>
      </w:hyperlink>
    </w:p>
    <w:p w14:paraId="0DB5F7B3" w14:textId="46B175B7" w:rsidR="00AC30F7" w:rsidRDefault="007D1868">
      <w:pPr>
        <w:pStyle w:val="24"/>
        <w:spacing w:before="57" w:after="57"/>
        <w:ind w:left="1260" w:hanging="980"/>
        <w:rPr>
          <w:rFonts w:asciiTheme="minorHAnsi" w:eastAsiaTheme="minorEastAsia" w:hAnsiTheme="minorHAnsi" w:cstheme="minorBidi"/>
          <w:sz w:val="24"/>
          <w:szCs w:val="22"/>
        </w:rPr>
      </w:pPr>
      <w:hyperlink w:anchor="_Toc119583028" w:history="1">
        <w:r w:rsidR="00AC30F7" w:rsidRPr="00DB2402">
          <w:rPr>
            <w:rStyle w:val="afffa"/>
            <w:rFonts w:hint="eastAsia"/>
          </w:rPr>
          <w:t>第一節</w:t>
        </w:r>
        <w:r w:rsidR="00AC30F7">
          <w:rPr>
            <w:rFonts w:asciiTheme="minorHAnsi" w:eastAsiaTheme="minorEastAsia" w:hAnsiTheme="minorHAnsi" w:cstheme="minorBidi"/>
            <w:sz w:val="24"/>
            <w:szCs w:val="22"/>
          </w:rPr>
          <w:tab/>
        </w:r>
        <w:r w:rsidR="00AC30F7" w:rsidRPr="00DB2402">
          <w:rPr>
            <w:rStyle w:val="afffa"/>
            <w:rFonts w:hint="eastAsia"/>
          </w:rPr>
          <w:t>事件偵測與通報、調查與應變機制說明</w:t>
        </w:r>
        <w:r w:rsidR="00AC30F7">
          <w:rPr>
            <w:webHidden/>
          </w:rPr>
          <w:tab/>
        </w:r>
        <w:r w:rsidR="00AC30F7">
          <w:rPr>
            <w:webHidden/>
          </w:rPr>
          <w:fldChar w:fldCharType="begin"/>
        </w:r>
        <w:r w:rsidR="00AC30F7">
          <w:rPr>
            <w:webHidden/>
          </w:rPr>
          <w:instrText xml:space="preserve"> PAGEREF _Toc119583028 \h </w:instrText>
        </w:r>
        <w:r w:rsidR="00AC30F7">
          <w:rPr>
            <w:webHidden/>
          </w:rPr>
        </w:r>
        <w:r w:rsidR="00AC30F7">
          <w:rPr>
            <w:webHidden/>
          </w:rPr>
          <w:fldChar w:fldCharType="separate"/>
        </w:r>
        <w:r w:rsidR="00AC74FA">
          <w:rPr>
            <w:webHidden/>
          </w:rPr>
          <w:t>5</w:t>
        </w:r>
        <w:r w:rsidR="00AC30F7">
          <w:rPr>
            <w:webHidden/>
          </w:rPr>
          <w:fldChar w:fldCharType="end"/>
        </w:r>
      </w:hyperlink>
    </w:p>
    <w:p w14:paraId="18EC513E" w14:textId="4549EA23" w:rsidR="00AC30F7" w:rsidRDefault="007D1868">
      <w:pPr>
        <w:pStyle w:val="24"/>
        <w:spacing w:before="57" w:after="57"/>
        <w:ind w:left="1260" w:hanging="980"/>
        <w:rPr>
          <w:rFonts w:asciiTheme="minorHAnsi" w:eastAsiaTheme="minorEastAsia" w:hAnsiTheme="minorHAnsi" w:cstheme="minorBidi"/>
          <w:sz w:val="24"/>
          <w:szCs w:val="22"/>
        </w:rPr>
      </w:pPr>
      <w:hyperlink w:anchor="_Toc119583029" w:history="1">
        <w:r w:rsidR="00AC30F7" w:rsidRPr="00DB2402">
          <w:rPr>
            <w:rStyle w:val="afffa"/>
            <w:rFonts w:hint="eastAsia"/>
          </w:rPr>
          <w:t>第二節</w:t>
        </w:r>
        <w:r w:rsidR="00AC30F7">
          <w:rPr>
            <w:rFonts w:asciiTheme="minorHAnsi" w:eastAsiaTheme="minorEastAsia" w:hAnsiTheme="minorHAnsi" w:cstheme="minorBidi"/>
            <w:sz w:val="24"/>
            <w:szCs w:val="22"/>
          </w:rPr>
          <w:tab/>
        </w:r>
        <w:r w:rsidR="00AC30F7" w:rsidRPr="00DB2402">
          <w:rPr>
            <w:rStyle w:val="afffa"/>
            <w:rFonts w:hint="eastAsia"/>
          </w:rPr>
          <w:t>事件通報、調查應變機制作業程序</w:t>
        </w:r>
        <w:r w:rsidR="00AC30F7">
          <w:rPr>
            <w:webHidden/>
          </w:rPr>
          <w:tab/>
        </w:r>
        <w:r w:rsidR="00AC30F7">
          <w:rPr>
            <w:webHidden/>
          </w:rPr>
          <w:fldChar w:fldCharType="begin"/>
        </w:r>
        <w:r w:rsidR="00AC30F7">
          <w:rPr>
            <w:webHidden/>
          </w:rPr>
          <w:instrText xml:space="preserve"> PAGEREF _Toc119583029 \h </w:instrText>
        </w:r>
        <w:r w:rsidR="00AC30F7">
          <w:rPr>
            <w:webHidden/>
          </w:rPr>
        </w:r>
        <w:r w:rsidR="00AC30F7">
          <w:rPr>
            <w:webHidden/>
          </w:rPr>
          <w:fldChar w:fldCharType="separate"/>
        </w:r>
        <w:r w:rsidR="00AC74FA">
          <w:rPr>
            <w:webHidden/>
          </w:rPr>
          <w:t>6</w:t>
        </w:r>
        <w:r w:rsidR="00AC30F7">
          <w:rPr>
            <w:webHidden/>
          </w:rPr>
          <w:fldChar w:fldCharType="end"/>
        </w:r>
      </w:hyperlink>
    </w:p>
    <w:p w14:paraId="3CF56861" w14:textId="31B8CC9C" w:rsidR="00AC30F7" w:rsidRDefault="007D1868">
      <w:pPr>
        <w:pStyle w:val="24"/>
        <w:spacing w:before="57" w:after="57"/>
        <w:ind w:left="1260" w:hanging="980"/>
        <w:rPr>
          <w:rFonts w:asciiTheme="minorHAnsi" w:eastAsiaTheme="minorEastAsia" w:hAnsiTheme="minorHAnsi" w:cstheme="minorBidi"/>
          <w:sz w:val="24"/>
          <w:szCs w:val="22"/>
        </w:rPr>
      </w:pPr>
      <w:hyperlink w:anchor="_Toc119583030" w:history="1">
        <w:r w:rsidR="00AC30F7" w:rsidRPr="00DB2402">
          <w:rPr>
            <w:rStyle w:val="afffa"/>
            <w:rFonts w:hint="eastAsia"/>
          </w:rPr>
          <w:t>第三節</w:t>
        </w:r>
        <w:r w:rsidR="00AC30F7">
          <w:rPr>
            <w:rFonts w:asciiTheme="minorHAnsi" w:eastAsiaTheme="minorEastAsia" w:hAnsiTheme="minorHAnsi" w:cstheme="minorBidi"/>
            <w:sz w:val="24"/>
            <w:szCs w:val="22"/>
          </w:rPr>
          <w:tab/>
        </w:r>
        <w:r w:rsidR="00AC30F7" w:rsidRPr="00DB2402">
          <w:rPr>
            <w:rStyle w:val="afffa"/>
            <w:rFonts w:hint="eastAsia"/>
          </w:rPr>
          <w:t>事件告警與威脅等級說明</w:t>
        </w:r>
        <w:r w:rsidR="00AC30F7">
          <w:rPr>
            <w:webHidden/>
          </w:rPr>
          <w:tab/>
        </w:r>
        <w:r w:rsidR="00AC30F7">
          <w:rPr>
            <w:webHidden/>
          </w:rPr>
          <w:fldChar w:fldCharType="begin"/>
        </w:r>
        <w:r w:rsidR="00AC30F7">
          <w:rPr>
            <w:webHidden/>
          </w:rPr>
          <w:instrText xml:space="preserve"> PAGEREF _Toc119583030 \h </w:instrText>
        </w:r>
        <w:r w:rsidR="00AC30F7">
          <w:rPr>
            <w:webHidden/>
          </w:rPr>
        </w:r>
        <w:r w:rsidR="00AC30F7">
          <w:rPr>
            <w:webHidden/>
          </w:rPr>
          <w:fldChar w:fldCharType="separate"/>
        </w:r>
        <w:r w:rsidR="00AC74FA">
          <w:rPr>
            <w:webHidden/>
          </w:rPr>
          <w:t>7</w:t>
        </w:r>
        <w:r w:rsidR="00AC30F7">
          <w:rPr>
            <w:webHidden/>
          </w:rPr>
          <w:fldChar w:fldCharType="end"/>
        </w:r>
      </w:hyperlink>
    </w:p>
    <w:p w14:paraId="2DB21533" w14:textId="01E4F06F" w:rsidR="00AC30F7" w:rsidRDefault="007D1868">
      <w:pPr>
        <w:pStyle w:val="24"/>
        <w:spacing w:before="57" w:after="57"/>
        <w:ind w:left="1260" w:hanging="980"/>
        <w:rPr>
          <w:rFonts w:asciiTheme="minorHAnsi" w:eastAsiaTheme="minorEastAsia" w:hAnsiTheme="minorHAnsi" w:cstheme="minorBidi"/>
          <w:sz w:val="24"/>
          <w:szCs w:val="22"/>
        </w:rPr>
      </w:pPr>
      <w:hyperlink w:anchor="_Toc119583031" w:history="1">
        <w:r w:rsidR="00AC30F7" w:rsidRPr="00DB2402">
          <w:rPr>
            <w:rStyle w:val="afffa"/>
            <w:rFonts w:hint="eastAsia"/>
          </w:rPr>
          <w:t>第四節</w:t>
        </w:r>
        <w:r w:rsidR="00AC30F7">
          <w:rPr>
            <w:rFonts w:asciiTheme="minorHAnsi" w:eastAsiaTheme="minorEastAsia" w:hAnsiTheme="minorHAnsi" w:cstheme="minorBidi"/>
            <w:sz w:val="24"/>
            <w:szCs w:val="22"/>
          </w:rPr>
          <w:tab/>
        </w:r>
        <w:r w:rsidR="00AC30F7" w:rsidRPr="00DB2402">
          <w:rPr>
            <w:rStyle w:val="afffa"/>
            <w:rFonts w:hint="eastAsia"/>
          </w:rPr>
          <w:t>專業監控分析與權責分工</w:t>
        </w:r>
        <w:r w:rsidR="00AC30F7">
          <w:rPr>
            <w:webHidden/>
          </w:rPr>
          <w:tab/>
        </w:r>
        <w:r w:rsidR="00AC30F7">
          <w:rPr>
            <w:webHidden/>
          </w:rPr>
          <w:fldChar w:fldCharType="begin"/>
        </w:r>
        <w:r w:rsidR="00AC30F7">
          <w:rPr>
            <w:webHidden/>
          </w:rPr>
          <w:instrText xml:space="preserve"> PAGEREF _Toc119583031 \h </w:instrText>
        </w:r>
        <w:r w:rsidR="00AC30F7">
          <w:rPr>
            <w:webHidden/>
          </w:rPr>
        </w:r>
        <w:r w:rsidR="00AC30F7">
          <w:rPr>
            <w:webHidden/>
          </w:rPr>
          <w:fldChar w:fldCharType="separate"/>
        </w:r>
        <w:r w:rsidR="00AC74FA">
          <w:rPr>
            <w:webHidden/>
          </w:rPr>
          <w:t>8</w:t>
        </w:r>
        <w:r w:rsidR="00AC30F7">
          <w:rPr>
            <w:webHidden/>
          </w:rPr>
          <w:fldChar w:fldCharType="end"/>
        </w:r>
      </w:hyperlink>
    </w:p>
    <w:p w14:paraId="23E415B4" w14:textId="60ACC34B" w:rsidR="00AC30F7" w:rsidRDefault="007D1868">
      <w:pPr>
        <w:pStyle w:val="33"/>
        <w:rPr>
          <w:rFonts w:asciiTheme="minorHAnsi" w:eastAsiaTheme="minorEastAsia" w:hAnsiTheme="minorHAnsi" w:cstheme="minorBidi"/>
          <w:sz w:val="24"/>
        </w:rPr>
      </w:pPr>
      <w:hyperlink w:anchor="_Toc119583032" w:history="1">
        <w:r w:rsidR="00AC30F7" w:rsidRPr="00DB2402">
          <w:rPr>
            <w:rStyle w:val="afffa"/>
            <w:rFonts w:hint="eastAsia"/>
          </w:rPr>
          <w:t>一、</w:t>
        </w:r>
        <w:r w:rsidR="00AC30F7">
          <w:rPr>
            <w:rFonts w:asciiTheme="minorHAnsi" w:eastAsiaTheme="minorEastAsia" w:hAnsiTheme="minorHAnsi" w:cstheme="minorBidi"/>
            <w:sz w:val="24"/>
          </w:rPr>
          <w:tab/>
        </w:r>
        <w:r w:rsidR="00AC30F7" w:rsidRPr="00DB2402">
          <w:rPr>
            <w:rStyle w:val="afffa"/>
          </w:rPr>
          <w:t>SOC</w:t>
        </w:r>
        <w:r w:rsidR="00AC30F7" w:rsidRPr="00DB2402">
          <w:rPr>
            <w:rStyle w:val="afffa"/>
            <w:rFonts w:hint="eastAsia"/>
          </w:rPr>
          <w:t>監控工程師</w:t>
        </w:r>
        <w:r w:rsidR="00AC30F7">
          <w:rPr>
            <w:webHidden/>
          </w:rPr>
          <w:tab/>
        </w:r>
        <w:r w:rsidR="00AC30F7">
          <w:rPr>
            <w:webHidden/>
          </w:rPr>
          <w:fldChar w:fldCharType="begin"/>
        </w:r>
        <w:r w:rsidR="00AC30F7">
          <w:rPr>
            <w:webHidden/>
          </w:rPr>
          <w:instrText xml:space="preserve"> PAGEREF _Toc119583032 \h </w:instrText>
        </w:r>
        <w:r w:rsidR="00AC30F7">
          <w:rPr>
            <w:webHidden/>
          </w:rPr>
        </w:r>
        <w:r w:rsidR="00AC30F7">
          <w:rPr>
            <w:webHidden/>
          </w:rPr>
          <w:fldChar w:fldCharType="separate"/>
        </w:r>
        <w:r w:rsidR="00AC74FA">
          <w:rPr>
            <w:webHidden/>
          </w:rPr>
          <w:t>8</w:t>
        </w:r>
        <w:r w:rsidR="00AC30F7">
          <w:rPr>
            <w:webHidden/>
          </w:rPr>
          <w:fldChar w:fldCharType="end"/>
        </w:r>
      </w:hyperlink>
    </w:p>
    <w:p w14:paraId="00215B82" w14:textId="78E1BC20" w:rsidR="00AC30F7" w:rsidRDefault="007D1868">
      <w:pPr>
        <w:pStyle w:val="33"/>
        <w:rPr>
          <w:rFonts w:asciiTheme="minorHAnsi" w:eastAsiaTheme="minorEastAsia" w:hAnsiTheme="minorHAnsi" w:cstheme="minorBidi"/>
          <w:sz w:val="24"/>
        </w:rPr>
      </w:pPr>
      <w:hyperlink w:anchor="_Toc119583033" w:history="1">
        <w:r w:rsidR="00AC30F7" w:rsidRPr="00DB2402">
          <w:rPr>
            <w:rStyle w:val="afffa"/>
            <w:rFonts w:hint="eastAsia"/>
          </w:rPr>
          <w:t>二、</w:t>
        </w:r>
        <w:r w:rsidR="00AC30F7">
          <w:rPr>
            <w:rFonts w:asciiTheme="minorHAnsi" w:eastAsiaTheme="minorEastAsia" w:hAnsiTheme="minorHAnsi" w:cstheme="minorBidi"/>
            <w:sz w:val="24"/>
          </w:rPr>
          <w:tab/>
        </w:r>
        <w:r w:rsidR="00AC30F7" w:rsidRPr="00DB2402">
          <w:rPr>
            <w:rStyle w:val="afffa"/>
          </w:rPr>
          <w:t>MDR</w:t>
        </w:r>
        <w:r w:rsidR="00AC30F7" w:rsidRPr="00DB2402">
          <w:rPr>
            <w:rStyle w:val="afffa"/>
            <w:rFonts w:hint="eastAsia"/>
          </w:rPr>
          <w:t>服務工程師</w:t>
        </w:r>
        <w:r w:rsidR="00AC30F7">
          <w:rPr>
            <w:webHidden/>
          </w:rPr>
          <w:tab/>
        </w:r>
        <w:r w:rsidR="00AC30F7">
          <w:rPr>
            <w:webHidden/>
          </w:rPr>
          <w:fldChar w:fldCharType="begin"/>
        </w:r>
        <w:r w:rsidR="00AC30F7">
          <w:rPr>
            <w:webHidden/>
          </w:rPr>
          <w:instrText xml:space="preserve"> PAGEREF _Toc119583033 \h </w:instrText>
        </w:r>
        <w:r w:rsidR="00AC30F7">
          <w:rPr>
            <w:webHidden/>
          </w:rPr>
        </w:r>
        <w:r w:rsidR="00AC30F7">
          <w:rPr>
            <w:webHidden/>
          </w:rPr>
          <w:fldChar w:fldCharType="separate"/>
        </w:r>
        <w:r w:rsidR="00AC74FA">
          <w:rPr>
            <w:webHidden/>
          </w:rPr>
          <w:t>8</w:t>
        </w:r>
        <w:r w:rsidR="00AC30F7">
          <w:rPr>
            <w:webHidden/>
          </w:rPr>
          <w:fldChar w:fldCharType="end"/>
        </w:r>
      </w:hyperlink>
    </w:p>
    <w:p w14:paraId="1AC037C9" w14:textId="66921702" w:rsidR="00AC30F7" w:rsidRDefault="007D1868">
      <w:pPr>
        <w:pStyle w:val="1f2"/>
        <w:rPr>
          <w:rFonts w:asciiTheme="minorHAnsi" w:eastAsiaTheme="minorEastAsia" w:hAnsiTheme="minorHAnsi" w:cstheme="minorBidi"/>
          <w:sz w:val="24"/>
          <w:szCs w:val="22"/>
        </w:rPr>
      </w:pPr>
      <w:hyperlink w:anchor="_Toc119583034" w:history="1">
        <w:r w:rsidR="00AC30F7" w:rsidRPr="00DB2402">
          <w:rPr>
            <w:rStyle w:val="afffa"/>
            <w:rFonts w:hint="eastAsia"/>
            <w14:scene3d>
              <w14:camera w14:prst="orthographicFront"/>
              <w14:lightRig w14:rig="threePt" w14:dir="t">
                <w14:rot w14:lat="0" w14:lon="0" w14:rev="0"/>
              </w14:lightRig>
            </w14:scene3d>
          </w:rPr>
          <w:t>第四章</w:t>
        </w:r>
        <w:r w:rsidR="00AC30F7">
          <w:rPr>
            <w:rFonts w:asciiTheme="minorHAnsi" w:eastAsiaTheme="minorEastAsia" w:hAnsiTheme="minorHAnsi" w:cstheme="minorBidi"/>
            <w:sz w:val="24"/>
            <w:szCs w:val="22"/>
          </w:rPr>
          <w:tab/>
        </w:r>
        <w:r w:rsidR="00AC30F7" w:rsidRPr="00DB2402">
          <w:rPr>
            <w:rStyle w:val="afffa"/>
            <w:rFonts w:hint="eastAsia"/>
          </w:rPr>
          <w:t>監控通報機制與系統說明</w:t>
        </w:r>
        <w:r w:rsidR="00AC30F7">
          <w:rPr>
            <w:webHidden/>
          </w:rPr>
          <w:tab/>
        </w:r>
        <w:r w:rsidR="00AC30F7">
          <w:rPr>
            <w:webHidden/>
          </w:rPr>
          <w:fldChar w:fldCharType="begin"/>
        </w:r>
        <w:r w:rsidR="00AC30F7">
          <w:rPr>
            <w:webHidden/>
          </w:rPr>
          <w:instrText xml:space="preserve"> PAGEREF _Toc119583034 \h </w:instrText>
        </w:r>
        <w:r w:rsidR="00AC30F7">
          <w:rPr>
            <w:webHidden/>
          </w:rPr>
        </w:r>
        <w:r w:rsidR="00AC30F7">
          <w:rPr>
            <w:webHidden/>
          </w:rPr>
          <w:fldChar w:fldCharType="separate"/>
        </w:r>
        <w:r w:rsidR="00AC74FA">
          <w:rPr>
            <w:webHidden/>
          </w:rPr>
          <w:t>10</w:t>
        </w:r>
        <w:r w:rsidR="00AC30F7">
          <w:rPr>
            <w:webHidden/>
          </w:rPr>
          <w:fldChar w:fldCharType="end"/>
        </w:r>
      </w:hyperlink>
    </w:p>
    <w:p w14:paraId="5B28DE48" w14:textId="6FDA823B" w:rsidR="00AC30F7" w:rsidRDefault="007D1868">
      <w:pPr>
        <w:pStyle w:val="24"/>
        <w:spacing w:before="57" w:after="57"/>
        <w:ind w:left="1260" w:hanging="980"/>
        <w:rPr>
          <w:rFonts w:asciiTheme="minorHAnsi" w:eastAsiaTheme="minorEastAsia" w:hAnsiTheme="minorHAnsi" w:cstheme="minorBidi"/>
          <w:sz w:val="24"/>
          <w:szCs w:val="22"/>
        </w:rPr>
      </w:pPr>
      <w:hyperlink w:anchor="_Toc119583035" w:history="1">
        <w:r w:rsidR="00AC30F7" w:rsidRPr="00DB2402">
          <w:rPr>
            <w:rStyle w:val="afffa"/>
            <w:rFonts w:hint="eastAsia"/>
          </w:rPr>
          <w:t>第一節</w:t>
        </w:r>
        <w:r w:rsidR="00AC30F7">
          <w:rPr>
            <w:rFonts w:asciiTheme="minorHAnsi" w:eastAsiaTheme="minorEastAsia" w:hAnsiTheme="minorHAnsi" w:cstheme="minorBidi"/>
            <w:sz w:val="24"/>
            <w:szCs w:val="22"/>
          </w:rPr>
          <w:tab/>
        </w:r>
        <w:r w:rsidR="00AC30F7" w:rsidRPr="00DB2402">
          <w:rPr>
            <w:rStyle w:val="afffa"/>
            <w:rFonts w:hint="eastAsia"/>
          </w:rPr>
          <w:t>告警通報方式說明</w:t>
        </w:r>
        <w:r w:rsidR="00AC30F7">
          <w:rPr>
            <w:webHidden/>
          </w:rPr>
          <w:tab/>
        </w:r>
        <w:r w:rsidR="00AC30F7">
          <w:rPr>
            <w:webHidden/>
          </w:rPr>
          <w:fldChar w:fldCharType="begin"/>
        </w:r>
        <w:r w:rsidR="00AC30F7">
          <w:rPr>
            <w:webHidden/>
          </w:rPr>
          <w:instrText xml:space="preserve"> PAGEREF _Toc119583035 \h </w:instrText>
        </w:r>
        <w:r w:rsidR="00AC30F7">
          <w:rPr>
            <w:webHidden/>
          </w:rPr>
        </w:r>
        <w:r w:rsidR="00AC30F7">
          <w:rPr>
            <w:webHidden/>
          </w:rPr>
          <w:fldChar w:fldCharType="separate"/>
        </w:r>
        <w:r w:rsidR="00AC74FA">
          <w:rPr>
            <w:webHidden/>
          </w:rPr>
          <w:t>10</w:t>
        </w:r>
        <w:r w:rsidR="00AC30F7">
          <w:rPr>
            <w:webHidden/>
          </w:rPr>
          <w:fldChar w:fldCharType="end"/>
        </w:r>
      </w:hyperlink>
    </w:p>
    <w:p w14:paraId="49E4443A" w14:textId="52FE4695" w:rsidR="00AC30F7" w:rsidRDefault="007D1868">
      <w:pPr>
        <w:pStyle w:val="33"/>
        <w:rPr>
          <w:rFonts w:asciiTheme="minorHAnsi" w:eastAsiaTheme="minorEastAsia" w:hAnsiTheme="minorHAnsi" w:cstheme="minorBidi"/>
          <w:sz w:val="24"/>
        </w:rPr>
      </w:pPr>
      <w:hyperlink w:anchor="_Toc119583036" w:history="1">
        <w:r w:rsidR="00AC30F7" w:rsidRPr="00DB2402">
          <w:rPr>
            <w:rStyle w:val="afffa"/>
            <w:rFonts w:hint="eastAsia"/>
          </w:rPr>
          <w:t>一、</w:t>
        </w:r>
        <w:r w:rsidR="00AC30F7">
          <w:rPr>
            <w:rFonts w:asciiTheme="minorHAnsi" w:eastAsiaTheme="minorEastAsia" w:hAnsiTheme="minorHAnsi" w:cstheme="minorBidi"/>
            <w:sz w:val="24"/>
          </w:rPr>
          <w:tab/>
        </w:r>
        <w:r w:rsidR="00AC30F7" w:rsidRPr="00DB2402">
          <w:rPr>
            <w:rStyle w:val="afffa"/>
            <w:rFonts w:hint="eastAsia"/>
          </w:rPr>
          <w:t>電子郵件通報</w:t>
        </w:r>
        <w:r w:rsidR="00AC30F7">
          <w:rPr>
            <w:webHidden/>
          </w:rPr>
          <w:tab/>
        </w:r>
        <w:r w:rsidR="00AC30F7">
          <w:rPr>
            <w:webHidden/>
          </w:rPr>
          <w:fldChar w:fldCharType="begin"/>
        </w:r>
        <w:r w:rsidR="00AC30F7">
          <w:rPr>
            <w:webHidden/>
          </w:rPr>
          <w:instrText xml:space="preserve"> PAGEREF _Toc119583036 \h </w:instrText>
        </w:r>
        <w:r w:rsidR="00AC30F7">
          <w:rPr>
            <w:webHidden/>
          </w:rPr>
        </w:r>
        <w:r w:rsidR="00AC30F7">
          <w:rPr>
            <w:webHidden/>
          </w:rPr>
          <w:fldChar w:fldCharType="separate"/>
        </w:r>
        <w:r w:rsidR="00AC74FA">
          <w:rPr>
            <w:webHidden/>
          </w:rPr>
          <w:t>10</w:t>
        </w:r>
        <w:r w:rsidR="00AC30F7">
          <w:rPr>
            <w:webHidden/>
          </w:rPr>
          <w:fldChar w:fldCharType="end"/>
        </w:r>
      </w:hyperlink>
    </w:p>
    <w:p w14:paraId="551A3744" w14:textId="5055C419" w:rsidR="00AC30F7" w:rsidRDefault="007D1868">
      <w:pPr>
        <w:pStyle w:val="33"/>
        <w:rPr>
          <w:rFonts w:asciiTheme="minorHAnsi" w:eastAsiaTheme="minorEastAsia" w:hAnsiTheme="minorHAnsi" w:cstheme="minorBidi"/>
          <w:sz w:val="24"/>
        </w:rPr>
      </w:pPr>
      <w:hyperlink w:anchor="_Toc119583037" w:history="1">
        <w:r w:rsidR="00AC30F7" w:rsidRPr="00DB2402">
          <w:rPr>
            <w:rStyle w:val="afffa"/>
            <w:rFonts w:hint="eastAsia"/>
          </w:rPr>
          <w:t>二、</w:t>
        </w:r>
        <w:r w:rsidR="00AC30F7">
          <w:rPr>
            <w:rFonts w:asciiTheme="minorHAnsi" w:eastAsiaTheme="minorEastAsia" w:hAnsiTheme="minorHAnsi" w:cstheme="minorBidi"/>
            <w:sz w:val="24"/>
          </w:rPr>
          <w:tab/>
        </w:r>
        <w:r w:rsidR="00AC30F7" w:rsidRPr="00DB2402">
          <w:rPr>
            <w:rStyle w:val="afffa"/>
            <w:rFonts w:hint="eastAsia"/>
          </w:rPr>
          <w:t>電話通報</w:t>
        </w:r>
        <w:r w:rsidR="00AC30F7">
          <w:rPr>
            <w:webHidden/>
          </w:rPr>
          <w:tab/>
        </w:r>
        <w:r w:rsidR="00AC30F7">
          <w:rPr>
            <w:webHidden/>
          </w:rPr>
          <w:fldChar w:fldCharType="begin"/>
        </w:r>
        <w:r w:rsidR="00AC30F7">
          <w:rPr>
            <w:webHidden/>
          </w:rPr>
          <w:instrText xml:space="preserve"> PAGEREF _Toc119583037 \h </w:instrText>
        </w:r>
        <w:r w:rsidR="00AC30F7">
          <w:rPr>
            <w:webHidden/>
          </w:rPr>
        </w:r>
        <w:r w:rsidR="00AC30F7">
          <w:rPr>
            <w:webHidden/>
          </w:rPr>
          <w:fldChar w:fldCharType="separate"/>
        </w:r>
        <w:r w:rsidR="00AC74FA">
          <w:rPr>
            <w:webHidden/>
          </w:rPr>
          <w:t>12</w:t>
        </w:r>
        <w:r w:rsidR="00AC30F7">
          <w:rPr>
            <w:webHidden/>
          </w:rPr>
          <w:fldChar w:fldCharType="end"/>
        </w:r>
      </w:hyperlink>
    </w:p>
    <w:p w14:paraId="69C70F81" w14:textId="071493F2" w:rsidR="00AC30F7" w:rsidRDefault="007D1868">
      <w:pPr>
        <w:pStyle w:val="24"/>
        <w:spacing w:before="57" w:after="57"/>
        <w:ind w:left="1260" w:hanging="980"/>
        <w:rPr>
          <w:rFonts w:asciiTheme="minorHAnsi" w:eastAsiaTheme="minorEastAsia" w:hAnsiTheme="minorHAnsi" w:cstheme="minorBidi"/>
          <w:sz w:val="24"/>
          <w:szCs w:val="22"/>
        </w:rPr>
      </w:pPr>
      <w:hyperlink w:anchor="_Toc119583038" w:history="1">
        <w:r w:rsidR="00AC30F7" w:rsidRPr="00DB2402">
          <w:rPr>
            <w:rStyle w:val="afffa"/>
            <w:rFonts w:hint="eastAsia"/>
          </w:rPr>
          <w:t>第二節</w:t>
        </w:r>
        <w:r w:rsidR="00AC30F7">
          <w:rPr>
            <w:rFonts w:asciiTheme="minorHAnsi" w:eastAsiaTheme="minorEastAsia" w:hAnsiTheme="minorHAnsi" w:cstheme="minorBidi"/>
            <w:sz w:val="24"/>
            <w:szCs w:val="22"/>
          </w:rPr>
          <w:tab/>
        </w:r>
        <w:r w:rsidR="00AC30F7" w:rsidRPr="00DB2402">
          <w:rPr>
            <w:rStyle w:val="afffa"/>
          </w:rPr>
          <w:t>MDR</w:t>
        </w:r>
        <w:r w:rsidR="00AC30F7" w:rsidRPr="00DB2402">
          <w:rPr>
            <w:rStyle w:val="afffa"/>
            <w:rFonts w:hint="eastAsia"/>
          </w:rPr>
          <w:t>服務反應時間</w:t>
        </w:r>
        <w:r w:rsidR="00AC30F7">
          <w:rPr>
            <w:webHidden/>
          </w:rPr>
          <w:tab/>
        </w:r>
        <w:r w:rsidR="00AC30F7">
          <w:rPr>
            <w:webHidden/>
          </w:rPr>
          <w:fldChar w:fldCharType="begin"/>
        </w:r>
        <w:r w:rsidR="00AC30F7">
          <w:rPr>
            <w:webHidden/>
          </w:rPr>
          <w:instrText xml:space="preserve"> PAGEREF _Toc119583038 \h </w:instrText>
        </w:r>
        <w:r w:rsidR="00AC30F7">
          <w:rPr>
            <w:webHidden/>
          </w:rPr>
        </w:r>
        <w:r w:rsidR="00AC30F7">
          <w:rPr>
            <w:webHidden/>
          </w:rPr>
          <w:fldChar w:fldCharType="separate"/>
        </w:r>
        <w:r w:rsidR="00AC74FA">
          <w:rPr>
            <w:webHidden/>
          </w:rPr>
          <w:t>12</w:t>
        </w:r>
        <w:r w:rsidR="00AC30F7">
          <w:rPr>
            <w:webHidden/>
          </w:rPr>
          <w:fldChar w:fldCharType="end"/>
        </w:r>
      </w:hyperlink>
    </w:p>
    <w:p w14:paraId="14AAC5F8" w14:textId="2DB0EED4" w:rsidR="00AC30F7" w:rsidRDefault="007D1868">
      <w:pPr>
        <w:pStyle w:val="24"/>
        <w:spacing w:before="57" w:after="57"/>
        <w:ind w:left="1260" w:hanging="980"/>
        <w:rPr>
          <w:rFonts w:asciiTheme="minorHAnsi" w:eastAsiaTheme="minorEastAsia" w:hAnsiTheme="minorHAnsi" w:cstheme="minorBidi"/>
          <w:sz w:val="24"/>
          <w:szCs w:val="22"/>
        </w:rPr>
      </w:pPr>
      <w:hyperlink w:anchor="_Toc119583039" w:history="1">
        <w:r w:rsidR="00AC30F7" w:rsidRPr="00DB2402">
          <w:rPr>
            <w:rStyle w:val="afffa"/>
            <w:rFonts w:hint="eastAsia"/>
          </w:rPr>
          <w:t>第三節</w:t>
        </w:r>
        <w:r w:rsidR="00AC30F7">
          <w:rPr>
            <w:rFonts w:asciiTheme="minorHAnsi" w:eastAsiaTheme="minorEastAsia" w:hAnsiTheme="minorHAnsi" w:cstheme="minorBidi"/>
            <w:sz w:val="24"/>
            <w:szCs w:val="22"/>
          </w:rPr>
          <w:tab/>
        </w:r>
        <w:r w:rsidR="00AC30F7" w:rsidRPr="00DB2402">
          <w:rPr>
            <w:rStyle w:val="afffa"/>
          </w:rPr>
          <w:t>MDR</w:t>
        </w:r>
        <w:r w:rsidR="00AC30F7" w:rsidRPr="00DB2402">
          <w:rPr>
            <w:rStyle w:val="afffa"/>
            <w:rFonts w:hint="eastAsia"/>
          </w:rPr>
          <w:t>事件管理入口網站</w:t>
        </w:r>
        <w:r w:rsidR="00AC30F7">
          <w:rPr>
            <w:webHidden/>
          </w:rPr>
          <w:tab/>
        </w:r>
        <w:r w:rsidR="00AC30F7">
          <w:rPr>
            <w:webHidden/>
          </w:rPr>
          <w:fldChar w:fldCharType="begin"/>
        </w:r>
        <w:r w:rsidR="00AC30F7">
          <w:rPr>
            <w:webHidden/>
          </w:rPr>
          <w:instrText xml:space="preserve"> PAGEREF _Toc119583039 \h </w:instrText>
        </w:r>
        <w:r w:rsidR="00AC30F7">
          <w:rPr>
            <w:webHidden/>
          </w:rPr>
        </w:r>
        <w:r w:rsidR="00AC30F7">
          <w:rPr>
            <w:webHidden/>
          </w:rPr>
          <w:fldChar w:fldCharType="separate"/>
        </w:r>
        <w:r w:rsidR="00AC74FA">
          <w:rPr>
            <w:webHidden/>
          </w:rPr>
          <w:t>14</w:t>
        </w:r>
        <w:r w:rsidR="00AC30F7">
          <w:rPr>
            <w:webHidden/>
          </w:rPr>
          <w:fldChar w:fldCharType="end"/>
        </w:r>
      </w:hyperlink>
    </w:p>
    <w:p w14:paraId="76798977" w14:textId="29B1BBAA" w:rsidR="00AC30F7" w:rsidRDefault="007D1868">
      <w:pPr>
        <w:pStyle w:val="24"/>
        <w:spacing w:before="57" w:after="57"/>
        <w:ind w:left="1260" w:hanging="980"/>
        <w:rPr>
          <w:rFonts w:asciiTheme="minorHAnsi" w:eastAsiaTheme="minorEastAsia" w:hAnsiTheme="minorHAnsi" w:cstheme="minorBidi"/>
          <w:sz w:val="24"/>
          <w:szCs w:val="22"/>
        </w:rPr>
      </w:pPr>
      <w:hyperlink w:anchor="_Toc119583040" w:history="1">
        <w:r w:rsidR="00AC30F7" w:rsidRPr="00DB2402">
          <w:rPr>
            <w:rStyle w:val="afffa"/>
            <w:rFonts w:hint="eastAsia"/>
            <w:highlight w:val="yellow"/>
          </w:rPr>
          <w:t>第四節</w:t>
        </w:r>
        <w:r w:rsidR="00AC30F7">
          <w:rPr>
            <w:rFonts w:asciiTheme="minorHAnsi" w:eastAsiaTheme="minorEastAsia" w:hAnsiTheme="minorHAnsi" w:cstheme="minorBidi"/>
            <w:sz w:val="24"/>
            <w:szCs w:val="22"/>
          </w:rPr>
          <w:tab/>
        </w:r>
        <w:r w:rsidR="00AC30F7" w:rsidRPr="00DB2402">
          <w:rPr>
            <w:rStyle w:val="afffa"/>
            <w:highlight w:val="yellow"/>
          </w:rPr>
          <w:t>MDR</w:t>
        </w:r>
        <w:r w:rsidR="00AC30F7" w:rsidRPr="00DB2402">
          <w:rPr>
            <w:rStyle w:val="afffa"/>
            <w:rFonts w:hint="eastAsia"/>
            <w:highlight w:val="yellow"/>
          </w:rPr>
          <w:t>服務月報說明</w:t>
        </w:r>
        <w:r w:rsidR="00AC30F7">
          <w:rPr>
            <w:webHidden/>
          </w:rPr>
          <w:tab/>
        </w:r>
        <w:r w:rsidR="00AC30F7">
          <w:rPr>
            <w:webHidden/>
          </w:rPr>
          <w:fldChar w:fldCharType="begin"/>
        </w:r>
        <w:r w:rsidR="00AC30F7">
          <w:rPr>
            <w:webHidden/>
          </w:rPr>
          <w:instrText xml:space="preserve"> PAGEREF _Toc119583040 \h </w:instrText>
        </w:r>
        <w:r w:rsidR="00AC30F7">
          <w:rPr>
            <w:webHidden/>
          </w:rPr>
        </w:r>
        <w:r w:rsidR="00AC30F7">
          <w:rPr>
            <w:webHidden/>
          </w:rPr>
          <w:fldChar w:fldCharType="separate"/>
        </w:r>
        <w:r w:rsidR="00AC74FA">
          <w:rPr>
            <w:webHidden/>
          </w:rPr>
          <w:t>16</w:t>
        </w:r>
        <w:r w:rsidR="00AC30F7">
          <w:rPr>
            <w:webHidden/>
          </w:rPr>
          <w:fldChar w:fldCharType="end"/>
        </w:r>
      </w:hyperlink>
    </w:p>
    <w:p w14:paraId="2F9B9A49" w14:textId="20C33BD8" w:rsidR="00AC30F7" w:rsidRDefault="007D1868">
      <w:pPr>
        <w:pStyle w:val="1f2"/>
        <w:rPr>
          <w:rFonts w:asciiTheme="minorHAnsi" w:eastAsiaTheme="minorEastAsia" w:hAnsiTheme="minorHAnsi" w:cstheme="minorBidi"/>
          <w:sz w:val="24"/>
          <w:szCs w:val="22"/>
        </w:rPr>
      </w:pPr>
      <w:hyperlink w:anchor="_Toc119583041" w:history="1">
        <w:r w:rsidR="00AC30F7" w:rsidRPr="00DB2402">
          <w:rPr>
            <w:rStyle w:val="afffa"/>
            <w:rFonts w:hint="eastAsia"/>
            <w14:scene3d>
              <w14:camera w14:prst="orthographicFront"/>
              <w14:lightRig w14:rig="threePt" w14:dir="t">
                <w14:rot w14:lat="0" w14:lon="0" w14:rev="0"/>
              </w14:lightRig>
            </w14:scene3d>
          </w:rPr>
          <w:t>第五章</w:t>
        </w:r>
        <w:r w:rsidR="00AC30F7">
          <w:rPr>
            <w:rFonts w:asciiTheme="minorHAnsi" w:eastAsiaTheme="minorEastAsia" w:hAnsiTheme="minorHAnsi" w:cstheme="minorBidi"/>
            <w:sz w:val="24"/>
            <w:szCs w:val="22"/>
          </w:rPr>
          <w:tab/>
        </w:r>
        <w:r w:rsidR="00AC30F7" w:rsidRPr="00DB2402">
          <w:rPr>
            <w:rStyle w:val="afffa"/>
            <w:rFonts w:hint="eastAsia"/>
          </w:rPr>
          <w:t>工作項目規劃與交付項目</w:t>
        </w:r>
        <w:r w:rsidR="00AC30F7">
          <w:rPr>
            <w:webHidden/>
          </w:rPr>
          <w:tab/>
        </w:r>
        <w:r w:rsidR="00AC30F7">
          <w:rPr>
            <w:webHidden/>
          </w:rPr>
          <w:fldChar w:fldCharType="begin"/>
        </w:r>
        <w:r w:rsidR="00AC30F7">
          <w:rPr>
            <w:webHidden/>
          </w:rPr>
          <w:instrText xml:space="preserve"> PAGEREF _Toc119583041 \h </w:instrText>
        </w:r>
        <w:r w:rsidR="00AC30F7">
          <w:rPr>
            <w:webHidden/>
          </w:rPr>
        </w:r>
        <w:r w:rsidR="00AC30F7">
          <w:rPr>
            <w:webHidden/>
          </w:rPr>
          <w:fldChar w:fldCharType="separate"/>
        </w:r>
        <w:r w:rsidR="00AC74FA">
          <w:rPr>
            <w:webHidden/>
          </w:rPr>
          <w:t>17</w:t>
        </w:r>
        <w:r w:rsidR="00AC30F7">
          <w:rPr>
            <w:webHidden/>
          </w:rPr>
          <w:fldChar w:fldCharType="end"/>
        </w:r>
      </w:hyperlink>
    </w:p>
    <w:p w14:paraId="7F7AA653" w14:textId="0CB7CC89" w:rsidR="00AC30F7" w:rsidRDefault="007D1868">
      <w:pPr>
        <w:pStyle w:val="33"/>
        <w:rPr>
          <w:rFonts w:asciiTheme="minorHAnsi" w:eastAsiaTheme="minorEastAsia" w:hAnsiTheme="minorHAnsi" w:cstheme="minorBidi"/>
          <w:sz w:val="24"/>
        </w:rPr>
      </w:pPr>
      <w:hyperlink w:anchor="_Toc119583042" w:history="1">
        <w:r w:rsidR="00AC30F7" w:rsidRPr="00DB2402">
          <w:rPr>
            <w:rStyle w:val="afffa"/>
            <w:rFonts w:hint="eastAsia"/>
          </w:rPr>
          <w:t>一、</w:t>
        </w:r>
        <w:r w:rsidR="00AC30F7">
          <w:rPr>
            <w:rFonts w:asciiTheme="minorHAnsi" w:eastAsiaTheme="minorEastAsia" w:hAnsiTheme="minorHAnsi" w:cstheme="minorBidi"/>
            <w:sz w:val="24"/>
          </w:rPr>
          <w:tab/>
        </w:r>
        <w:r w:rsidR="00AC30F7" w:rsidRPr="00DB2402">
          <w:rPr>
            <w:rStyle w:val="afffa"/>
            <w:rFonts w:hint="eastAsia"/>
          </w:rPr>
          <w:t>工作項目規劃</w:t>
        </w:r>
        <w:r w:rsidR="00AC30F7">
          <w:rPr>
            <w:webHidden/>
          </w:rPr>
          <w:tab/>
        </w:r>
        <w:r w:rsidR="00AC30F7">
          <w:rPr>
            <w:webHidden/>
          </w:rPr>
          <w:fldChar w:fldCharType="begin"/>
        </w:r>
        <w:r w:rsidR="00AC30F7">
          <w:rPr>
            <w:webHidden/>
          </w:rPr>
          <w:instrText xml:space="preserve"> PAGEREF _Toc119583042 \h </w:instrText>
        </w:r>
        <w:r w:rsidR="00AC30F7">
          <w:rPr>
            <w:webHidden/>
          </w:rPr>
        </w:r>
        <w:r w:rsidR="00AC30F7">
          <w:rPr>
            <w:webHidden/>
          </w:rPr>
          <w:fldChar w:fldCharType="separate"/>
        </w:r>
        <w:r w:rsidR="00AC74FA">
          <w:rPr>
            <w:webHidden/>
          </w:rPr>
          <w:t>17</w:t>
        </w:r>
        <w:r w:rsidR="00AC30F7">
          <w:rPr>
            <w:webHidden/>
          </w:rPr>
          <w:fldChar w:fldCharType="end"/>
        </w:r>
      </w:hyperlink>
    </w:p>
    <w:p w14:paraId="1F4BCD1E" w14:textId="4987BE85" w:rsidR="00AC30F7" w:rsidRDefault="007D1868">
      <w:pPr>
        <w:pStyle w:val="33"/>
        <w:rPr>
          <w:rFonts w:asciiTheme="minorHAnsi" w:eastAsiaTheme="minorEastAsia" w:hAnsiTheme="minorHAnsi" w:cstheme="minorBidi"/>
          <w:sz w:val="24"/>
        </w:rPr>
      </w:pPr>
      <w:hyperlink w:anchor="_Toc119583043" w:history="1">
        <w:r w:rsidR="00AC30F7" w:rsidRPr="00DB2402">
          <w:rPr>
            <w:rStyle w:val="afffa"/>
            <w:rFonts w:hint="eastAsia"/>
          </w:rPr>
          <w:t>二、</w:t>
        </w:r>
        <w:r w:rsidR="00AC30F7">
          <w:rPr>
            <w:rFonts w:asciiTheme="minorHAnsi" w:eastAsiaTheme="minorEastAsia" w:hAnsiTheme="minorHAnsi" w:cstheme="minorBidi"/>
            <w:sz w:val="24"/>
          </w:rPr>
          <w:tab/>
        </w:r>
        <w:r w:rsidR="00AC30F7" w:rsidRPr="00DB2402">
          <w:rPr>
            <w:rStyle w:val="afffa"/>
            <w:rFonts w:hint="eastAsia"/>
          </w:rPr>
          <w:t>文件交付</w:t>
        </w:r>
        <w:r w:rsidR="00AC30F7">
          <w:rPr>
            <w:webHidden/>
          </w:rPr>
          <w:tab/>
        </w:r>
        <w:r w:rsidR="00AC30F7">
          <w:rPr>
            <w:webHidden/>
          </w:rPr>
          <w:fldChar w:fldCharType="begin"/>
        </w:r>
        <w:r w:rsidR="00AC30F7">
          <w:rPr>
            <w:webHidden/>
          </w:rPr>
          <w:instrText xml:space="preserve"> PAGEREF _Toc119583043 \h </w:instrText>
        </w:r>
        <w:r w:rsidR="00AC30F7">
          <w:rPr>
            <w:webHidden/>
          </w:rPr>
        </w:r>
        <w:r w:rsidR="00AC30F7">
          <w:rPr>
            <w:webHidden/>
          </w:rPr>
          <w:fldChar w:fldCharType="separate"/>
        </w:r>
        <w:r w:rsidR="00AC74FA">
          <w:rPr>
            <w:webHidden/>
          </w:rPr>
          <w:t>18</w:t>
        </w:r>
        <w:r w:rsidR="00AC30F7">
          <w:rPr>
            <w:webHidden/>
          </w:rPr>
          <w:fldChar w:fldCharType="end"/>
        </w:r>
      </w:hyperlink>
    </w:p>
    <w:p w14:paraId="3A08C141" w14:textId="09B66F80" w:rsidR="00AC30F7" w:rsidRDefault="007D1868">
      <w:pPr>
        <w:pStyle w:val="1f2"/>
        <w:rPr>
          <w:rFonts w:asciiTheme="minorHAnsi" w:eastAsiaTheme="minorEastAsia" w:hAnsiTheme="minorHAnsi" w:cstheme="minorBidi"/>
          <w:sz w:val="24"/>
          <w:szCs w:val="22"/>
        </w:rPr>
      </w:pPr>
      <w:hyperlink w:anchor="_Toc119583044" w:history="1">
        <w:r w:rsidR="00AC30F7" w:rsidRPr="00DB2402">
          <w:rPr>
            <w:rStyle w:val="afffa"/>
            <w:rFonts w:hint="eastAsia"/>
            <w14:scene3d>
              <w14:camera w14:prst="orthographicFront"/>
              <w14:lightRig w14:rig="threePt" w14:dir="t">
                <w14:rot w14:lat="0" w14:lon="0" w14:rev="0"/>
              </w14:lightRig>
            </w14:scene3d>
          </w:rPr>
          <w:t>第六章</w:t>
        </w:r>
        <w:r w:rsidR="00AC30F7">
          <w:rPr>
            <w:rFonts w:asciiTheme="minorHAnsi" w:eastAsiaTheme="minorEastAsia" w:hAnsiTheme="minorHAnsi" w:cstheme="minorBidi"/>
            <w:sz w:val="24"/>
            <w:szCs w:val="22"/>
          </w:rPr>
          <w:tab/>
        </w:r>
        <w:r w:rsidR="00AC30F7" w:rsidRPr="00DB2402">
          <w:rPr>
            <w:rStyle w:val="afffa"/>
            <w:rFonts w:hint="eastAsia"/>
          </w:rPr>
          <w:t>專案執行管理</w:t>
        </w:r>
        <w:r w:rsidR="00AC30F7">
          <w:rPr>
            <w:webHidden/>
          </w:rPr>
          <w:tab/>
        </w:r>
        <w:r w:rsidR="00AC30F7">
          <w:rPr>
            <w:webHidden/>
          </w:rPr>
          <w:fldChar w:fldCharType="begin"/>
        </w:r>
        <w:r w:rsidR="00AC30F7">
          <w:rPr>
            <w:webHidden/>
          </w:rPr>
          <w:instrText xml:space="preserve"> PAGEREF _Toc119583044 \h </w:instrText>
        </w:r>
        <w:r w:rsidR="00AC30F7">
          <w:rPr>
            <w:webHidden/>
          </w:rPr>
        </w:r>
        <w:r w:rsidR="00AC30F7">
          <w:rPr>
            <w:webHidden/>
          </w:rPr>
          <w:fldChar w:fldCharType="separate"/>
        </w:r>
        <w:r w:rsidR="00AC74FA">
          <w:rPr>
            <w:webHidden/>
          </w:rPr>
          <w:t>19</w:t>
        </w:r>
        <w:r w:rsidR="00AC30F7">
          <w:rPr>
            <w:webHidden/>
          </w:rPr>
          <w:fldChar w:fldCharType="end"/>
        </w:r>
      </w:hyperlink>
    </w:p>
    <w:p w14:paraId="7CEAADC8" w14:textId="5479942E" w:rsidR="00AC30F7" w:rsidRDefault="007D1868">
      <w:pPr>
        <w:pStyle w:val="24"/>
        <w:spacing w:before="57" w:after="57"/>
        <w:ind w:left="1260" w:hanging="980"/>
        <w:rPr>
          <w:rFonts w:asciiTheme="minorHAnsi" w:eastAsiaTheme="minorEastAsia" w:hAnsiTheme="minorHAnsi" w:cstheme="minorBidi"/>
          <w:sz w:val="24"/>
          <w:szCs w:val="22"/>
        </w:rPr>
      </w:pPr>
      <w:hyperlink w:anchor="_Toc119583045" w:history="1">
        <w:r w:rsidR="00AC30F7" w:rsidRPr="00DB2402">
          <w:rPr>
            <w:rStyle w:val="afffa"/>
            <w:rFonts w:hint="eastAsia"/>
          </w:rPr>
          <w:t>第一節</w:t>
        </w:r>
        <w:r w:rsidR="00AC30F7">
          <w:rPr>
            <w:rFonts w:asciiTheme="minorHAnsi" w:eastAsiaTheme="minorEastAsia" w:hAnsiTheme="minorHAnsi" w:cstheme="minorBidi"/>
            <w:sz w:val="24"/>
            <w:szCs w:val="22"/>
          </w:rPr>
          <w:tab/>
        </w:r>
        <w:r w:rsidR="00AC30F7" w:rsidRPr="00DB2402">
          <w:rPr>
            <w:rStyle w:val="afffa"/>
            <w:rFonts w:hint="eastAsia"/>
          </w:rPr>
          <w:t>維護、營運：安全管理應變及備援措施</w:t>
        </w:r>
        <w:r w:rsidR="00AC30F7">
          <w:rPr>
            <w:webHidden/>
          </w:rPr>
          <w:tab/>
        </w:r>
        <w:r w:rsidR="00AC30F7">
          <w:rPr>
            <w:webHidden/>
          </w:rPr>
          <w:fldChar w:fldCharType="begin"/>
        </w:r>
        <w:r w:rsidR="00AC30F7">
          <w:rPr>
            <w:webHidden/>
          </w:rPr>
          <w:instrText xml:space="preserve"> PAGEREF _Toc119583045 \h </w:instrText>
        </w:r>
        <w:r w:rsidR="00AC30F7">
          <w:rPr>
            <w:webHidden/>
          </w:rPr>
        </w:r>
        <w:r w:rsidR="00AC30F7">
          <w:rPr>
            <w:webHidden/>
          </w:rPr>
          <w:fldChar w:fldCharType="separate"/>
        </w:r>
        <w:r w:rsidR="00AC74FA">
          <w:rPr>
            <w:webHidden/>
          </w:rPr>
          <w:t>19</w:t>
        </w:r>
        <w:r w:rsidR="00AC30F7">
          <w:rPr>
            <w:webHidden/>
          </w:rPr>
          <w:fldChar w:fldCharType="end"/>
        </w:r>
      </w:hyperlink>
    </w:p>
    <w:p w14:paraId="5219C352" w14:textId="600A7A9A" w:rsidR="00AC30F7" w:rsidRDefault="007D1868">
      <w:pPr>
        <w:pStyle w:val="33"/>
        <w:rPr>
          <w:rFonts w:asciiTheme="minorHAnsi" w:eastAsiaTheme="minorEastAsia" w:hAnsiTheme="minorHAnsi" w:cstheme="minorBidi"/>
          <w:sz w:val="24"/>
        </w:rPr>
      </w:pPr>
      <w:hyperlink w:anchor="_Toc119583046" w:history="1">
        <w:r w:rsidR="00AC30F7" w:rsidRPr="00DB2402">
          <w:rPr>
            <w:rStyle w:val="afffa"/>
            <w:rFonts w:hint="eastAsia"/>
          </w:rPr>
          <w:t>一、</w:t>
        </w:r>
        <w:r w:rsidR="00AC30F7">
          <w:rPr>
            <w:rFonts w:asciiTheme="minorHAnsi" w:eastAsiaTheme="minorEastAsia" w:hAnsiTheme="minorHAnsi" w:cstheme="minorBidi"/>
            <w:sz w:val="24"/>
          </w:rPr>
          <w:tab/>
        </w:r>
        <w:r w:rsidR="00AC30F7" w:rsidRPr="00DB2402">
          <w:rPr>
            <w:rStyle w:val="afffa"/>
            <w:rFonts w:hint="eastAsia"/>
          </w:rPr>
          <w:t>事件紀錄安全規劃</w:t>
        </w:r>
        <w:r w:rsidR="00AC30F7">
          <w:rPr>
            <w:webHidden/>
          </w:rPr>
          <w:tab/>
        </w:r>
        <w:r w:rsidR="00AC30F7">
          <w:rPr>
            <w:webHidden/>
          </w:rPr>
          <w:fldChar w:fldCharType="begin"/>
        </w:r>
        <w:r w:rsidR="00AC30F7">
          <w:rPr>
            <w:webHidden/>
          </w:rPr>
          <w:instrText xml:space="preserve"> PAGEREF _Toc119583046 \h </w:instrText>
        </w:r>
        <w:r w:rsidR="00AC30F7">
          <w:rPr>
            <w:webHidden/>
          </w:rPr>
        </w:r>
        <w:r w:rsidR="00AC30F7">
          <w:rPr>
            <w:webHidden/>
          </w:rPr>
          <w:fldChar w:fldCharType="separate"/>
        </w:r>
        <w:r w:rsidR="00AC74FA">
          <w:rPr>
            <w:webHidden/>
          </w:rPr>
          <w:t>19</w:t>
        </w:r>
        <w:r w:rsidR="00AC30F7">
          <w:rPr>
            <w:webHidden/>
          </w:rPr>
          <w:fldChar w:fldCharType="end"/>
        </w:r>
      </w:hyperlink>
    </w:p>
    <w:p w14:paraId="41670FC2" w14:textId="78D9BADC" w:rsidR="00AC30F7" w:rsidRDefault="007D1868">
      <w:pPr>
        <w:pStyle w:val="43"/>
        <w:tabs>
          <w:tab w:val="left" w:pos="2400"/>
          <w:tab w:val="right" w:leader="dot" w:pos="9060"/>
        </w:tabs>
        <w:ind w:left="1680"/>
        <w:rPr>
          <w:rFonts w:asciiTheme="minorHAnsi" w:eastAsiaTheme="minorEastAsia" w:hAnsiTheme="minorHAnsi" w:cstheme="minorBidi"/>
          <w:noProof/>
          <w:sz w:val="24"/>
        </w:rPr>
      </w:pPr>
      <w:hyperlink w:anchor="_Toc119583047" w:history="1">
        <w:r w:rsidR="00AC30F7" w:rsidRPr="00DB2402">
          <w:rPr>
            <w:rStyle w:val="afffa"/>
            <w:rFonts w:hint="eastAsia"/>
            <w:noProof/>
          </w:rPr>
          <w:t>(</w:t>
        </w:r>
        <w:r w:rsidR="00AC30F7" w:rsidRPr="00DB2402">
          <w:rPr>
            <w:rStyle w:val="afffa"/>
            <w:rFonts w:hint="eastAsia"/>
            <w:noProof/>
          </w:rPr>
          <w:t>一</w:t>
        </w:r>
        <w:r w:rsidR="00AC30F7" w:rsidRPr="00DB2402">
          <w:rPr>
            <w:rStyle w:val="afffa"/>
            <w:rFonts w:hint="eastAsia"/>
            <w:noProof/>
          </w:rPr>
          <w:t>)</w:t>
        </w:r>
        <w:r w:rsidR="00AC30F7">
          <w:rPr>
            <w:rFonts w:asciiTheme="minorHAnsi" w:eastAsiaTheme="minorEastAsia" w:hAnsiTheme="minorHAnsi" w:cstheme="minorBidi"/>
            <w:noProof/>
            <w:sz w:val="24"/>
          </w:rPr>
          <w:tab/>
        </w:r>
        <w:r w:rsidR="00AC30F7" w:rsidRPr="00DB2402">
          <w:rPr>
            <w:rStyle w:val="afffa"/>
            <w:rFonts w:hint="eastAsia"/>
            <w:noProof/>
          </w:rPr>
          <w:t>機密性：</w:t>
        </w:r>
        <w:r w:rsidR="00AC30F7">
          <w:rPr>
            <w:noProof/>
            <w:webHidden/>
          </w:rPr>
          <w:tab/>
        </w:r>
        <w:r w:rsidR="00AC30F7">
          <w:rPr>
            <w:noProof/>
            <w:webHidden/>
          </w:rPr>
          <w:fldChar w:fldCharType="begin"/>
        </w:r>
        <w:r w:rsidR="00AC30F7">
          <w:rPr>
            <w:noProof/>
            <w:webHidden/>
          </w:rPr>
          <w:instrText xml:space="preserve"> PAGEREF _Toc119583047 \h </w:instrText>
        </w:r>
        <w:r w:rsidR="00AC30F7">
          <w:rPr>
            <w:noProof/>
            <w:webHidden/>
          </w:rPr>
        </w:r>
        <w:r w:rsidR="00AC30F7">
          <w:rPr>
            <w:noProof/>
            <w:webHidden/>
          </w:rPr>
          <w:fldChar w:fldCharType="separate"/>
        </w:r>
        <w:r w:rsidR="00AC74FA">
          <w:rPr>
            <w:noProof/>
            <w:webHidden/>
          </w:rPr>
          <w:t>19</w:t>
        </w:r>
        <w:r w:rsidR="00AC30F7">
          <w:rPr>
            <w:noProof/>
            <w:webHidden/>
          </w:rPr>
          <w:fldChar w:fldCharType="end"/>
        </w:r>
      </w:hyperlink>
    </w:p>
    <w:p w14:paraId="29D45FB1" w14:textId="3130A989" w:rsidR="00AC30F7" w:rsidRDefault="007D1868">
      <w:pPr>
        <w:pStyle w:val="43"/>
        <w:tabs>
          <w:tab w:val="left" w:pos="2400"/>
          <w:tab w:val="right" w:leader="dot" w:pos="9060"/>
        </w:tabs>
        <w:ind w:left="1680"/>
        <w:rPr>
          <w:rFonts w:asciiTheme="minorHAnsi" w:eastAsiaTheme="minorEastAsia" w:hAnsiTheme="minorHAnsi" w:cstheme="minorBidi"/>
          <w:noProof/>
          <w:sz w:val="24"/>
        </w:rPr>
      </w:pPr>
      <w:hyperlink w:anchor="_Toc119583048" w:history="1">
        <w:r w:rsidR="00AC30F7" w:rsidRPr="00DB2402">
          <w:rPr>
            <w:rStyle w:val="afffa"/>
            <w:rFonts w:hint="eastAsia"/>
            <w:noProof/>
          </w:rPr>
          <w:t>(</w:t>
        </w:r>
        <w:r w:rsidR="00AC30F7" w:rsidRPr="00DB2402">
          <w:rPr>
            <w:rStyle w:val="afffa"/>
            <w:rFonts w:hint="eastAsia"/>
            <w:noProof/>
          </w:rPr>
          <w:t>二</w:t>
        </w:r>
        <w:r w:rsidR="00AC30F7" w:rsidRPr="00DB2402">
          <w:rPr>
            <w:rStyle w:val="afffa"/>
            <w:rFonts w:hint="eastAsia"/>
            <w:noProof/>
          </w:rPr>
          <w:t>)</w:t>
        </w:r>
        <w:r w:rsidR="00AC30F7">
          <w:rPr>
            <w:rFonts w:asciiTheme="minorHAnsi" w:eastAsiaTheme="minorEastAsia" w:hAnsiTheme="minorHAnsi" w:cstheme="minorBidi"/>
            <w:noProof/>
            <w:sz w:val="24"/>
          </w:rPr>
          <w:tab/>
        </w:r>
        <w:r w:rsidR="00AC30F7" w:rsidRPr="00DB2402">
          <w:rPr>
            <w:rStyle w:val="afffa"/>
            <w:rFonts w:hint="eastAsia"/>
            <w:noProof/>
          </w:rPr>
          <w:t>完整性</w:t>
        </w:r>
        <w:r w:rsidR="00AC30F7">
          <w:rPr>
            <w:noProof/>
            <w:webHidden/>
          </w:rPr>
          <w:tab/>
        </w:r>
        <w:r w:rsidR="00AC30F7">
          <w:rPr>
            <w:noProof/>
            <w:webHidden/>
          </w:rPr>
          <w:fldChar w:fldCharType="begin"/>
        </w:r>
        <w:r w:rsidR="00AC30F7">
          <w:rPr>
            <w:noProof/>
            <w:webHidden/>
          </w:rPr>
          <w:instrText xml:space="preserve"> PAGEREF _Toc119583048 \h </w:instrText>
        </w:r>
        <w:r w:rsidR="00AC30F7">
          <w:rPr>
            <w:noProof/>
            <w:webHidden/>
          </w:rPr>
        </w:r>
        <w:r w:rsidR="00AC30F7">
          <w:rPr>
            <w:noProof/>
            <w:webHidden/>
          </w:rPr>
          <w:fldChar w:fldCharType="separate"/>
        </w:r>
        <w:r w:rsidR="00AC74FA">
          <w:rPr>
            <w:noProof/>
            <w:webHidden/>
          </w:rPr>
          <w:t>19</w:t>
        </w:r>
        <w:r w:rsidR="00AC30F7">
          <w:rPr>
            <w:noProof/>
            <w:webHidden/>
          </w:rPr>
          <w:fldChar w:fldCharType="end"/>
        </w:r>
      </w:hyperlink>
    </w:p>
    <w:p w14:paraId="5367D773" w14:textId="08FB3605" w:rsidR="00AC30F7" w:rsidRDefault="007D1868">
      <w:pPr>
        <w:pStyle w:val="43"/>
        <w:tabs>
          <w:tab w:val="left" w:pos="2400"/>
          <w:tab w:val="right" w:leader="dot" w:pos="9060"/>
        </w:tabs>
        <w:ind w:left="1680"/>
        <w:rPr>
          <w:rFonts w:asciiTheme="minorHAnsi" w:eastAsiaTheme="minorEastAsia" w:hAnsiTheme="minorHAnsi" w:cstheme="minorBidi"/>
          <w:noProof/>
          <w:sz w:val="24"/>
        </w:rPr>
      </w:pPr>
      <w:hyperlink w:anchor="_Toc119583049" w:history="1">
        <w:r w:rsidR="00AC30F7" w:rsidRPr="00DB2402">
          <w:rPr>
            <w:rStyle w:val="afffa"/>
            <w:rFonts w:hint="eastAsia"/>
            <w:noProof/>
          </w:rPr>
          <w:t>(</w:t>
        </w:r>
        <w:r w:rsidR="00AC30F7" w:rsidRPr="00DB2402">
          <w:rPr>
            <w:rStyle w:val="afffa"/>
            <w:rFonts w:hint="eastAsia"/>
            <w:noProof/>
          </w:rPr>
          <w:t>三</w:t>
        </w:r>
        <w:r w:rsidR="00AC30F7" w:rsidRPr="00DB2402">
          <w:rPr>
            <w:rStyle w:val="afffa"/>
            <w:rFonts w:hint="eastAsia"/>
            <w:noProof/>
          </w:rPr>
          <w:t>)</w:t>
        </w:r>
        <w:r w:rsidR="00AC30F7">
          <w:rPr>
            <w:rFonts w:asciiTheme="minorHAnsi" w:eastAsiaTheme="minorEastAsia" w:hAnsiTheme="minorHAnsi" w:cstheme="minorBidi"/>
            <w:noProof/>
            <w:sz w:val="24"/>
          </w:rPr>
          <w:tab/>
        </w:r>
        <w:r w:rsidR="00AC30F7" w:rsidRPr="00DB2402">
          <w:rPr>
            <w:rStyle w:val="afffa"/>
            <w:rFonts w:hint="eastAsia"/>
            <w:noProof/>
          </w:rPr>
          <w:t>可用性</w:t>
        </w:r>
        <w:r w:rsidR="00AC30F7">
          <w:rPr>
            <w:noProof/>
            <w:webHidden/>
          </w:rPr>
          <w:tab/>
        </w:r>
        <w:r w:rsidR="00AC30F7">
          <w:rPr>
            <w:noProof/>
            <w:webHidden/>
          </w:rPr>
          <w:fldChar w:fldCharType="begin"/>
        </w:r>
        <w:r w:rsidR="00AC30F7">
          <w:rPr>
            <w:noProof/>
            <w:webHidden/>
          </w:rPr>
          <w:instrText xml:space="preserve"> PAGEREF _Toc119583049 \h </w:instrText>
        </w:r>
        <w:r w:rsidR="00AC30F7">
          <w:rPr>
            <w:noProof/>
            <w:webHidden/>
          </w:rPr>
        </w:r>
        <w:r w:rsidR="00AC30F7">
          <w:rPr>
            <w:noProof/>
            <w:webHidden/>
          </w:rPr>
          <w:fldChar w:fldCharType="separate"/>
        </w:r>
        <w:r w:rsidR="00AC74FA">
          <w:rPr>
            <w:noProof/>
            <w:webHidden/>
          </w:rPr>
          <w:t>19</w:t>
        </w:r>
        <w:r w:rsidR="00AC30F7">
          <w:rPr>
            <w:noProof/>
            <w:webHidden/>
          </w:rPr>
          <w:fldChar w:fldCharType="end"/>
        </w:r>
      </w:hyperlink>
    </w:p>
    <w:p w14:paraId="51C141ED" w14:textId="39ACF880" w:rsidR="00AC30F7" w:rsidRDefault="007D1868">
      <w:pPr>
        <w:pStyle w:val="33"/>
        <w:rPr>
          <w:rFonts w:asciiTheme="minorHAnsi" w:eastAsiaTheme="minorEastAsia" w:hAnsiTheme="minorHAnsi" w:cstheme="minorBidi"/>
          <w:sz w:val="24"/>
        </w:rPr>
      </w:pPr>
      <w:hyperlink w:anchor="_Toc119583050" w:history="1">
        <w:r w:rsidR="00AC30F7" w:rsidRPr="00DB2402">
          <w:rPr>
            <w:rStyle w:val="afffa"/>
            <w:rFonts w:hint="eastAsia"/>
          </w:rPr>
          <w:t>二、</w:t>
        </w:r>
        <w:r w:rsidR="00AC30F7">
          <w:rPr>
            <w:rFonts w:asciiTheme="minorHAnsi" w:eastAsiaTheme="minorEastAsia" w:hAnsiTheme="minorHAnsi" w:cstheme="minorBidi"/>
            <w:sz w:val="24"/>
          </w:rPr>
          <w:tab/>
        </w:r>
        <w:r w:rsidR="00AC30F7" w:rsidRPr="00DB2402">
          <w:rPr>
            <w:rStyle w:val="afffa"/>
            <w:rFonts w:hint="eastAsia"/>
          </w:rPr>
          <w:t>備援機制</w:t>
        </w:r>
        <w:r w:rsidR="00AC30F7">
          <w:rPr>
            <w:webHidden/>
          </w:rPr>
          <w:tab/>
        </w:r>
        <w:r w:rsidR="00AC30F7">
          <w:rPr>
            <w:webHidden/>
          </w:rPr>
          <w:fldChar w:fldCharType="begin"/>
        </w:r>
        <w:r w:rsidR="00AC30F7">
          <w:rPr>
            <w:webHidden/>
          </w:rPr>
          <w:instrText xml:space="preserve"> PAGEREF _Toc119583050 \h </w:instrText>
        </w:r>
        <w:r w:rsidR="00AC30F7">
          <w:rPr>
            <w:webHidden/>
          </w:rPr>
        </w:r>
        <w:r w:rsidR="00AC30F7">
          <w:rPr>
            <w:webHidden/>
          </w:rPr>
          <w:fldChar w:fldCharType="separate"/>
        </w:r>
        <w:r w:rsidR="00AC74FA">
          <w:rPr>
            <w:webHidden/>
          </w:rPr>
          <w:t>19</w:t>
        </w:r>
        <w:r w:rsidR="00AC30F7">
          <w:rPr>
            <w:webHidden/>
          </w:rPr>
          <w:fldChar w:fldCharType="end"/>
        </w:r>
      </w:hyperlink>
    </w:p>
    <w:p w14:paraId="7E0AF131" w14:textId="3943ED41" w:rsidR="00AC30F7" w:rsidRDefault="007D1868">
      <w:pPr>
        <w:pStyle w:val="24"/>
        <w:spacing w:before="57" w:after="57"/>
        <w:ind w:left="1260" w:hanging="980"/>
        <w:rPr>
          <w:rFonts w:asciiTheme="minorHAnsi" w:eastAsiaTheme="minorEastAsia" w:hAnsiTheme="minorHAnsi" w:cstheme="minorBidi"/>
          <w:sz w:val="24"/>
          <w:szCs w:val="22"/>
        </w:rPr>
      </w:pPr>
      <w:hyperlink w:anchor="_Toc119583051" w:history="1">
        <w:r w:rsidR="00AC30F7" w:rsidRPr="00DB2402">
          <w:rPr>
            <w:rStyle w:val="afffa"/>
            <w:rFonts w:hint="eastAsia"/>
          </w:rPr>
          <w:t>第二節</w:t>
        </w:r>
        <w:r w:rsidR="00AC30F7">
          <w:rPr>
            <w:rFonts w:asciiTheme="minorHAnsi" w:eastAsiaTheme="minorEastAsia" w:hAnsiTheme="minorHAnsi" w:cstheme="minorBidi"/>
            <w:sz w:val="24"/>
            <w:szCs w:val="22"/>
          </w:rPr>
          <w:tab/>
        </w:r>
        <w:r w:rsidR="00AC30F7" w:rsidRPr="00DB2402">
          <w:rPr>
            <w:rStyle w:val="afffa"/>
            <w:rFonts w:hint="eastAsia"/>
          </w:rPr>
          <w:t>專案時程規劃</w:t>
        </w:r>
        <w:r w:rsidR="00AC30F7">
          <w:rPr>
            <w:webHidden/>
          </w:rPr>
          <w:tab/>
        </w:r>
        <w:r w:rsidR="00AC30F7">
          <w:rPr>
            <w:webHidden/>
          </w:rPr>
          <w:fldChar w:fldCharType="begin"/>
        </w:r>
        <w:r w:rsidR="00AC30F7">
          <w:rPr>
            <w:webHidden/>
          </w:rPr>
          <w:instrText xml:space="preserve"> PAGEREF _Toc119583051 \h </w:instrText>
        </w:r>
        <w:r w:rsidR="00AC30F7">
          <w:rPr>
            <w:webHidden/>
          </w:rPr>
        </w:r>
        <w:r w:rsidR="00AC30F7">
          <w:rPr>
            <w:webHidden/>
          </w:rPr>
          <w:fldChar w:fldCharType="separate"/>
        </w:r>
        <w:r w:rsidR="00AC74FA">
          <w:rPr>
            <w:webHidden/>
          </w:rPr>
          <w:t>19</w:t>
        </w:r>
        <w:r w:rsidR="00AC30F7">
          <w:rPr>
            <w:webHidden/>
          </w:rPr>
          <w:fldChar w:fldCharType="end"/>
        </w:r>
      </w:hyperlink>
    </w:p>
    <w:p w14:paraId="04D3EBAD" w14:textId="3B95491E" w:rsidR="00AC30F7" w:rsidRDefault="007D1868">
      <w:pPr>
        <w:pStyle w:val="33"/>
        <w:rPr>
          <w:rFonts w:asciiTheme="minorHAnsi" w:eastAsiaTheme="minorEastAsia" w:hAnsiTheme="minorHAnsi" w:cstheme="minorBidi"/>
          <w:sz w:val="24"/>
        </w:rPr>
      </w:pPr>
      <w:hyperlink w:anchor="_Toc119583052" w:history="1">
        <w:r w:rsidR="00AC30F7" w:rsidRPr="00DB2402">
          <w:rPr>
            <w:rStyle w:val="afffa"/>
            <w:rFonts w:hint="eastAsia"/>
          </w:rPr>
          <w:t>一、</w:t>
        </w:r>
        <w:r w:rsidR="00AC30F7">
          <w:rPr>
            <w:rFonts w:asciiTheme="minorHAnsi" w:eastAsiaTheme="minorEastAsia" w:hAnsiTheme="minorHAnsi" w:cstheme="minorBidi"/>
            <w:sz w:val="24"/>
          </w:rPr>
          <w:tab/>
        </w:r>
        <w:r w:rsidR="00AC30F7" w:rsidRPr="00DB2402">
          <w:rPr>
            <w:rStyle w:val="afffa"/>
            <w:rFonts w:hint="eastAsia"/>
          </w:rPr>
          <w:t>專案啟動階段</w:t>
        </w:r>
        <w:r w:rsidR="00AC30F7">
          <w:rPr>
            <w:webHidden/>
          </w:rPr>
          <w:tab/>
        </w:r>
        <w:r w:rsidR="00AC30F7">
          <w:rPr>
            <w:webHidden/>
          </w:rPr>
          <w:fldChar w:fldCharType="begin"/>
        </w:r>
        <w:r w:rsidR="00AC30F7">
          <w:rPr>
            <w:webHidden/>
          </w:rPr>
          <w:instrText xml:space="preserve"> PAGEREF _Toc119583052 \h </w:instrText>
        </w:r>
        <w:r w:rsidR="00AC30F7">
          <w:rPr>
            <w:webHidden/>
          </w:rPr>
        </w:r>
        <w:r w:rsidR="00AC30F7">
          <w:rPr>
            <w:webHidden/>
          </w:rPr>
          <w:fldChar w:fldCharType="separate"/>
        </w:r>
        <w:r w:rsidR="00AC74FA">
          <w:rPr>
            <w:webHidden/>
          </w:rPr>
          <w:t>20</w:t>
        </w:r>
        <w:r w:rsidR="00AC30F7">
          <w:rPr>
            <w:webHidden/>
          </w:rPr>
          <w:fldChar w:fldCharType="end"/>
        </w:r>
      </w:hyperlink>
    </w:p>
    <w:p w14:paraId="5104FD86" w14:textId="7626556C" w:rsidR="00AC30F7" w:rsidRDefault="007D1868">
      <w:pPr>
        <w:pStyle w:val="33"/>
        <w:rPr>
          <w:rFonts w:asciiTheme="minorHAnsi" w:eastAsiaTheme="minorEastAsia" w:hAnsiTheme="minorHAnsi" w:cstheme="minorBidi"/>
          <w:sz w:val="24"/>
        </w:rPr>
      </w:pPr>
      <w:hyperlink w:anchor="_Toc119583053" w:history="1">
        <w:r w:rsidR="00AC30F7" w:rsidRPr="00DB2402">
          <w:rPr>
            <w:rStyle w:val="afffa"/>
            <w:rFonts w:hint="eastAsia"/>
          </w:rPr>
          <w:t>二、</w:t>
        </w:r>
        <w:r w:rsidR="00AC30F7">
          <w:rPr>
            <w:rFonts w:asciiTheme="minorHAnsi" w:eastAsiaTheme="minorEastAsia" w:hAnsiTheme="minorHAnsi" w:cstheme="minorBidi"/>
            <w:sz w:val="24"/>
          </w:rPr>
          <w:tab/>
        </w:r>
        <w:r w:rsidR="00AC30F7" w:rsidRPr="00DB2402">
          <w:rPr>
            <w:rStyle w:val="afffa"/>
            <w:rFonts w:hint="eastAsia"/>
          </w:rPr>
          <w:t>建置階段</w:t>
        </w:r>
        <w:r w:rsidR="00AC30F7">
          <w:rPr>
            <w:webHidden/>
          </w:rPr>
          <w:tab/>
        </w:r>
        <w:r w:rsidR="00AC30F7">
          <w:rPr>
            <w:webHidden/>
          </w:rPr>
          <w:fldChar w:fldCharType="begin"/>
        </w:r>
        <w:r w:rsidR="00AC30F7">
          <w:rPr>
            <w:webHidden/>
          </w:rPr>
          <w:instrText xml:space="preserve"> PAGEREF _Toc119583053 \h </w:instrText>
        </w:r>
        <w:r w:rsidR="00AC30F7">
          <w:rPr>
            <w:webHidden/>
          </w:rPr>
        </w:r>
        <w:r w:rsidR="00AC30F7">
          <w:rPr>
            <w:webHidden/>
          </w:rPr>
          <w:fldChar w:fldCharType="separate"/>
        </w:r>
        <w:r w:rsidR="00AC74FA">
          <w:rPr>
            <w:webHidden/>
          </w:rPr>
          <w:t>20</w:t>
        </w:r>
        <w:r w:rsidR="00AC30F7">
          <w:rPr>
            <w:webHidden/>
          </w:rPr>
          <w:fldChar w:fldCharType="end"/>
        </w:r>
      </w:hyperlink>
    </w:p>
    <w:p w14:paraId="477EE7EE" w14:textId="41751982" w:rsidR="00AC30F7" w:rsidRDefault="007D1868">
      <w:pPr>
        <w:pStyle w:val="33"/>
        <w:rPr>
          <w:rFonts w:asciiTheme="minorHAnsi" w:eastAsiaTheme="minorEastAsia" w:hAnsiTheme="minorHAnsi" w:cstheme="minorBidi"/>
          <w:sz w:val="24"/>
        </w:rPr>
      </w:pPr>
      <w:hyperlink w:anchor="_Toc119583054" w:history="1">
        <w:r w:rsidR="00AC30F7" w:rsidRPr="00DB2402">
          <w:rPr>
            <w:rStyle w:val="afffa"/>
            <w:rFonts w:hint="eastAsia"/>
          </w:rPr>
          <w:t>三、</w:t>
        </w:r>
        <w:r w:rsidR="00AC30F7">
          <w:rPr>
            <w:rFonts w:asciiTheme="minorHAnsi" w:eastAsiaTheme="minorEastAsia" w:hAnsiTheme="minorHAnsi" w:cstheme="minorBidi"/>
            <w:sz w:val="24"/>
          </w:rPr>
          <w:tab/>
        </w:r>
        <w:r w:rsidR="00AC30F7" w:rsidRPr="00DB2402">
          <w:rPr>
            <w:rStyle w:val="afffa"/>
            <w:rFonts w:hint="eastAsia"/>
          </w:rPr>
          <w:t>測試階段</w:t>
        </w:r>
        <w:r w:rsidR="00AC30F7">
          <w:rPr>
            <w:webHidden/>
          </w:rPr>
          <w:tab/>
        </w:r>
        <w:r w:rsidR="00AC30F7">
          <w:rPr>
            <w:webHidden/>
          </w:rPr>
          <w:fldChar w:fldCharType="begin"/>
        </w:r>
        <w:r w:rsidR="00AC30F7">
          <w:rPr>
            <w:webHidden/>
          </w:rPr>
          <w:instrText xml:space="preserve"> PAGEREF _Toc119583054 \h </w:instrText>
        </w:r>
        <w:r w:rsidR="00AC30F7">
          <w:rPr>
            <w:webHidden/>
          </w:rPr>
        </w:r>
        <w:r w:rsidR="00AC30F7">
          <w:rPr>
            <w:webHidden/>
          </w:rPr>
          <w:fldChar w:fldCharType="separate"/>
        </w:r>
        <w:r w:rsidR="00AC74FA">
          <w:rPr>
            <w:webHidden/>
          </w:rPr>
          <w:t>20</w:t>
        </w:r>
        <w:r w:rsidR="00AC30F7">
          <w:rPr>
            <w:webHidden/>
          </w:rPr>
          <w:fldChar w:fldCharType="end"/>
        </w:r>
      </w:hyperlink>
    </w:p>
    <w:p w14:paraId="6A945EAA" w14:textId="43616DDF" w:rsidR="00AC30F7" w:rsidRDefault="007D1868">
      <w:pPr>
        <w:pStyle w:val="33"/>
        <w:rPr>
          <w:rFonts w:asciiTheme="minorHAnsi" w:eastAsiaTheme="minorEastAsia" w:hAnsiTheme="minorHAnsi" w:cstheme="minorBidi"/>
          <w:sz w:val="24"/>
        </w:rPr>
      </w:pPr>
      <w:hyperlink w:anchor="_Toc119583055" w:history="1">
        <w:r w:rsidR="00AC30F7" w:rsidRPr="00DB2402">
          <w:rPr>
            <w:rStyle w:val="afffa"/>
            <w:rFonts w:hint="eastAsia"/>
          </w:rPr>
          <w:t>四、</w:t>
        </w:r>
        <w:r w:rsidR="00AC30F7">
          <w:rPr>
            <w:rFonts w:asciiTheme="minorHAnsi" w:eastAsiaTheme="minorEastAsia" w:hAnsiTheme="minorHAnsi" w:cstheme="minorBidi"/>
            <w:sz w:val="24"/>
          </w:rPr>
          <w:tab/>
        </w:r>
        <w:r w:rsidR="00AC30F7" w:rsidRPr="00DB2402">
          <w:rPr>
            <w:rStyle w:val="afffa"/>
            <w:rFonts w:hint="eastAsia"/>
          </w:rPr>
          <w:t>營運階段</w:t>
        </w:r>
        <w:r w:rsidR="00AC30F7">
          <w:rPr>
            <w:webHidden/>
          </w:rPr>
          <w:tab/>
        </w:r>
        <w:r w:rsidR="00AC30F7">
          <w:rPr>
            <w:webHidden/>
          </w:rPr>
          <w:fldChar w:fldCharType="begin"/>
        </w:r>
        <w:r w:rsidR="00AC30F7">
          <w:rPr>
            <w:webHidden/>
          </w:rPr>
          <w:instrText xml:space="preserve"> PAGEREF _Toc119583055 \h </w:instrText>
        </w:r>
        <w:r w:rsidR="00AC30F7">
          <w:rPr>
            <w:webHidden/>
          </w:rPr>
        </w:r>
        <w:r w:rsidR="00AC30F7">
          <w:rPr>
            <w:webHidden/>
          </w:rPr>
          <w:fldChar w:fldCharType="separate"/>
        </w:r>
        <w:r w:rsidR="00AC74FA">
          <w:rPr>
            <w:webHidden/>
          </w:rPr>
          <w:t>21</w:t>
        </w:r>
        <w:r w:rsidR="00AC30F7">
          <w:rPr>
            <w:webHidden/>
          </w:rPr>
          <w:fldChar w:fldCharType="end"/>
        </w:r>
      </w:hyperlink>
    </w:p>
    <w:p w14:paraId="59008B5B" w14:textId="015F221F" w:rsidR="00AC30F7" w:rsidRDefault="007D1868">
      <w:pPr>
        <w:pStyle w:val="24"/>
        <w:spacing w:before="57" w:after="57"/>
        <w:ind w:left="1260" w:hanging="980"/>
        <w:rPr>
          <w:rFonts w:asciiTheme="minorHAnsi" w:eastAsiaTheme="minorEastAsia" w:hAnsiTheme="minorHAnsi" w:cstheme="minorBidi"/>
          <w:sz w:val="24"/>
          <w:szCs w:val="22"/>
        </w:rPr>
      </w:pPr>
      <w:hyperlink w:anchor="_Toc119583056" w:history="1">
        <w:r w:rsidR="00AC30F7" w:rsidRPr="00DB2402">
          <w:rPr>
            <w:rStyle w:val="afffa"/>
            <w:rFonts w:hint="eastAsia"/>
            <w:highlight w:val="yellow"/>
          </w:rPr>
          <w:t>第三節</w:t>
        </w:r>
        <w:r w:rsidR="00AC30F7">
          <w:rPr>
            <w:rFonts w:asciiTheme="minorHAnsi" w:eastAsiaTheme="minorEastAsia" w:hAnsiTheme="minorHAnsi" w:cstheme="minorBidi"/>
            <w:sz w:val="24"/>
            <w:szCs w:val="22"/>
          </w:rPr>
          <w:tab/>
        </w:r>
        <w:r w:rsidR="00AC30F7" w:rsidRPr="00DB2402">
          <w:rPr>
            <w:rStyle w:val="afffa"/>
            <w:rFonts w:hint="eastAsia"/>
            <w:highlight w:val="yellow"/>
          </w:rPr>
          <w:t>驗收計畫</w:t>
        </w:r>
        <w:r w:rsidR="00AC30F7">
          <w:rPr>
            <w:webHidden/>
          </w:rPr>
          <w:tab/>
        </w:r>
        <w:r w:rsidR="00AC30F7">
          <w:rPr>
            <w:webHidden/>
          </w:rPr>
          <w:fldChar w:fldCharType="begin"/>
        </w:r>
        <w:r w:rsidR="00AC30F7">
          <w:rPr>
            <w:webHidden/>
          </w:rPr>
          <w:instrText xml:space="preserve"> PAGEREF _Toc119583056 \h </w:instrText>
        </w:r>
        <w:r w:rsidR="00AC30F7">
          <w:rPr>
            <w:webHidden/>
          </w:rPr>
        </w:r>
        <w:r w:rsidR="00AC30F7">
          <w:rPr>
            <w:webHidden/>
          </w:rPr>
          <w:fldChar w:fldCharType="separate"/>
        </w:r>
        <w:r w:rsidR="00AC74FA">
          <w:rPr>
            <w:webHidden/>
          </w:rPr>
          <w:t>21</w:t>
        </w:r>
        <w:r w:rsidR="00AC30F7">
          <w:rPr>
            <w:webHidden/>
          </w:rPr>
          <w:fldChar w:fldCharType="end"/>
        </w:r>
      </w:hyperlink>
    </w:p>
    <w:p w14:paraId="04EEF59C" w14:textId="3096F6BE" w:rsidR="00AC30F7" w:rsidRDefault="007D1868">
      <w:pPr>
        <w:pStyle w:val="24"/>
        <w:spacing w:before="57" w:after="57"/>
        <w:ind w:left="1260" w:hanging="980"/>
        <w:rPr>
          <w:rFonts w:asciiTheme="minorHAnsi" w:eastAsiaTheme="minorEastAsia" w:hAnsiTheme="minorHAnsi" w:cstheme="minorBidi"/>
          <w:sz w:val="24"/>
          <w:szCs w:val="22"/>
        </w:rPr>
      </w:pPr>
      <w:hyperlink w:anchor="_Toc119583057" w:history="1">
        <w:r w:rsidR="00AC30F7" w:rsidRPr="00DB2402">
          <w:rPr>
            <w:rStyle w:val="afffa"/>
            <w:rFonts w:hint="eastAsia"/>
          </w:rPr>
          <w:t>第四節</w:t>
        </w:r>
        <w:r w:rsidR="00AC30F7">
          <w:rPr>
            <w:rFonts w:asciiTheme="minorHAnsi" w:eastAsiaTheme="minorEastAsia" w:hAnsiTheme="minorHAnsi" w:cstheme="minorBidi"/>
            <w:sz w:val="24"/>
            <w:szCs w:val="22"/>
          </w:rPr>
          <w:tab/>
        </w:r>
        <w:r w:rsidR="00AC30F7" w:rsidRPr="00DB2402">
          <w:rPr>
            <w:rStyle w:val="afffa"/>
            <w:rFonts w:hint="eastAsia"/>
          </w:rPr>
          <w:t>服務品質</w:t>
        </w:r>
        <w:r w:rsidR="00AC30F7" w:rsidRPr="00DB2402">
          <w:rPr>
            <w:rStyle w:val="afffa"/>
          </w:rPr>
          <w:t>(</w:t>
        </w:r>
        <w:r w:rsidR="00AC30F7" w:rsidRPr="00DB2402">
          <w:rPr>
            <w:rStyle w:val="afffa"/>
            <w:rFonts w:hint="eastAsia"/>
          </w:rPr>
          <w:t>問題管理、諮詢服務</w:t>
        </w:r>
        <w:r w:rsidR="00AC30F7" w:rsidRPr="00DB2402">
          <w:rPr>
            <w:rStyle w:val="afffa"/>
          </w:rPr>
          <w:t>)</w:t>
        </w:r>
        <w:r w:rsidR="00AC30F7">
          <w:rPr>
            <w:webHidden/>
          </w:rPr>
          <w:tab/>
        </w:r>
        <w:r w:rsidR="00AC30F7">
          <w:rPr>
            <w:webHidden/>
          </w:rPr>
          <w:fldChar w:fldCharType="begin"/>
        </w:r>
        <w:r w:rsidR="00AC30F7">
          <w:rPr>
            <w:webHidden/>
          </w:rPr>
          <w:instrText xml:space="preserve"> PAGEREF _Toc119583057 \h </w:instrText>
        </w:r>
        <w:r w:rsidR="00AC30F7">
          <w:rPr>
            <w:webHidden/>
          </w:rPr>
        </w:r>
        <w:r w:rsidR="00AC30F7">
          <w:rPr>
            <w:webHidden/>
          </w:rPr>
          <w:fldChar w:fldCharType="separate"/>
        </w:r>
        <w:r w:rsidR="00AC74FA">
          <w:rPr>
            <w:webHidden/>
          </w:rPr>
          <w:t>21</w:t>
        </w:r>
        <w:r w:rsidR="00AC30F7">
          <w:rPr>
            <w:webHidden/>
          </w:rPr>
          <w:fldChar w:fldCharType="end"/>
        </w:r>
      </w:hyperlink>
    </w:p>
    <w:p w14:paraId="5E510317" w14:textId="3B4ED053" w:rsidR="00AC30F7" w:rsidRDefault="007D1868">
      <w:pPr>
        <w:pStyle w:val="24"/>
        <w:spacing w:before="57" w:after="57"/>
        <w:ind w:left="1260" w:hanging="980"/>
        <w:rPr>
          <w:rFonts w:asciiTheme="minorHAnsi" w:eastAsiaTheme="minorEastAsia" w:hAnsiTheme="minorHAnsi" w:cstheme="minorBidi"/>
          <w:sz w:val="24"/>
          <w:szCs w:val="22"/>
        </w:rPr>
      </w:pPr>
      <w:hyperlink w:anchor="_Toc119583058" w:history="1">
        <w:r w:rsidR="00AC30F7" w:rsidRPr="00DB2402">
          <w:rPr>
            <w:rStyle w:val="afffa"/>
            <w:rFonts w:hint="eastAsia"/>
            <w:highlight w:val="yellow"/>
          </w:rPr>
          <w:t>第五節</w:t>
        </w:r>
        <w:r w:rsidR="00AC30F7">
          <w:rPr>
            <w:rFonts w:asciiTheme="minorHAnsi" w:eastAsiaTheme="minorEastAsia" w:hAnsiTheme="minorHAnsi" w:cstheme="minorBidi"/>
            <w:sz w:val="24"/>
            <w:szCs w:val="22"/>
          </w:rPr>
          <w:tab/>
        </w:r>
        <w:r w:rsidR="00AC30F7" w:rsidRPr="00DB2402">
          <w:rPr>
            <w:rStyle w:val="afffa"/>
            <w:rFonts w:hint="eastAsia"/>
            <w:highlight w:val="yellow"/>
          </w:rPr>
          <w:t>資安諮詢窗口</w:t>
        </w:r>
        <w:r w:rsidR="00AC30F7">
          <w:rPr>
            <w:webHidden/>
          </w:rPr>
          <w:tab/>
        </w:r>
        <w:r w:rsidR="00AC30F7">
          <w:rPr>
            <w:webHidden/>
          </w:rPr>
          <w:fldChar w:fldCharType="begin"/>
        </w:r>
        <w:r w:rsidR="00AC30F7">
          <w:rPr>
            <w:webHidden/>
          </w:rPr>
          <w:instrText xml:space="preserve"> PAGEREF _Toc119583058 \h </w:instrText>
        </w:r>
        <w:r w:rsidR="00AC30F7">
          <w:rPr>
            <w:webHidden/>
          </w:rPr>
        </w:r>
        <w:r w:rsidR="00AC30F7">
          <w:rPr>
            <w:webHidden/>
          </w:rPr>
          <w:fldChar w:fldCharType="separate"/>
        </w:r>
        <w:r w:rsidR="00AC74FA">
          <w:rPr>
            <w:webHidden/>
          </w:rPr>
          <w:t>22</w:t>
        </w:r>
        <w:r w:rsidR="00AC30F7">
          <w:rPr>
            <w:webHidden/>
          </w:rPr>
          <w:fldChar w:fldCharType="end"/>
        </w:r>
      </w:hyperlink>
    </w:p>
    <w:p w14:paraId="072E104E" w14:textId="51411230" w:rsidR="00121C03" w:rsidRPr="00A6101E" w:rsidRDefault="001E541F" w:rsidP="00E66CDB">
      <w:pPr>
        <w:spacing w:line="480" w:lineRule="exact"/>
        <w:ind w:hanging="257"/>
        <w:outlineLvl w:val="0"/>
      </w:pPr>
      <w:r w:rsidRPr="00A6101E">
        <w:rPr>
          <w:noProof/>
          <w:szCs w:val="28"/>
        </w:rPr>
        <w:fldChar w:fldCharType="end"/>
      </w:r>
    </w:p>
    <w:p w14:paraId="0D344174" w14:textId="77777777" w:rsidR="00482035" w:rsidRPr="00A6101E" w:rsidRDefault="00482035" w:rsidP="00870818">
      <w:pPr>
        <w:pStyle w:val="afff6"/>
        <w:spacing w:beforeLines="100" w:before="381"/>
        <w:rPr>
          <w:sz w:val="36"/>
          <w:szCs w:val="36"/>
        </w:rPr>
      </w:pPr>
      <w:r w:rsidRPr="00A6101E">
        <w:br w:type="page"/>
      </w:r>
      <w:proofErr w:type="spellStart"/>
      <w:r w:rsidRPr="00A6101E">
        <w:rPr>
          <w:sz w:val="32"/>
          <w:szCs w:val="32"/>
        </w:rPr>
        <w:lastRenderedPageBreak/>
        <w:t>圖目錄</w:t>
      </w:r>
      <w:proofErr w:type="spellEnd"/>
    </w:p>
    <w:p w14:paraId="28BFACB3" w14:textId="77777777" w:rsidR="00482035" w:rsidRPr="00A6101E" w:rsidRDefault="00482035" w:rsidP="00482035">
      <w:pPr>
        <w:jc w:val="right"/>
        <w:rPr>
          <w:szCs w:val="28"/>
        </w:rPr>
      </w:pPr>
    </w:p>
    <w:p w14:paraId="22D41E74" w14:textId="7400414B" w:rsidR="005049EB" w:rsidRPr="00C24233" w:rsidRDefault="002E7C05">
      <w:pPr>
        <w:pStyle w:val="afffb"/>
        <w:ind w:left="980" w:hanging="980"/>
        <w:rPr>
          <w:rFonts w:asciiTheme="minorHAnsi" w:eastAsiaTheme="minorEastAsia" w:hAnsiTheme="minorHAnsi" w:cstheme="minorBidi"/>
          <w:sz w:val="24"/>
          <w:szCs w:val="22"/>
        </w:rPr>
      </w:pPr>
      <w:r w:rsidRPr="00A6101E">
        <w:fldChar w:fldCharType="begin"/>
      </w:r>
      <w:r w:rsidRPr="00A6101E">
        <w:instrText xml:space="preserve"> TOC \h \z \t "</w:instrText>
      </w:r>
      <w:r w:rsidRPr="00A6101E">
        <w:instrText>圖標題</w:instrText>
      </w:r>
      <w:r w:rsidRPr="00A6101E">
        <w:instrText xml:space="preserve">" \c </w:instrText>
      </w:r>
      <w:r w:rsidRPr="00A6101E">
        <w:fldChar w:fldCharType="separate"/>
      </w:r>
      <w:hyperlink w:anchor="_Toc119507455" w:history="1">
        <w:r w:rsidR="005049EB" w:rsidRPr="00C24233">
          <w:rPr>
            <w:rStyle w:val="afffa"/>
            <w:rFonts w:hint="eastAsia"/>
          </w:rPr>
          <w:t>圖</w:t>
        </w:r>
        <w:r w:rsidR="005049EB" w:rsidRPr="00C24233">
          <w:rPr>
            <w:rStyle w:val="afffa"/>
          </w:rPr>
          <w:t xml:space="preserve"> 1</w:t>
        </w:r>
        <w:r w:rsidR="005049EB" w:rsidRPr="00C24233">
          <w:rPr>
            <w:rStyle w:val="afffa"/>
            <w:rFonts w:hint="eastAsia"/>
          </w:rPr>
          <w:t>、</w:t>
        </w:r>
        <w:r w:rsidR="005049EB" w:rsidRPr="00C24233">
          <w:rPr>
            <w:rStyle w:val="afffa"/>
            <w:lang w:val="x-none" w:eastAsia="x-none"/>
          </w:rPr>
          <w:t>MDR</w:t>
        </w:r>
        <w:r w:rsidR="005049EB" w:rsidRPr="00C24233">
          <w:rPr>
            <w:rStyle w:val="afffa"/>
            <w:rFonts w:hint="eastAsia"/>
            <w:lang w:val="x-none" w:eastAsia="x-none"/>
          </w:rPr>
          <w:t>威脅偵測應變服務系統架構</w:t>
        </w:r>
        <w:r w:rsidR="005049EB" w:rsidRPr="00C24233">
          <w:rPr>
            <w:webHidden/>
          </w:rPr>
          <w:tab/>
        </w:r>
        <w:r w:rsidR="005049EB" w:rsidRPr="00C24233">
          <w:rPr>
            <w:webHidden/>
          </w:rPr>
          <w:fldChar w:fldCharType="begin"/>
        </w:r>
        <w:r w:rsidR="005049EB" w:rsidRPr="00C24233">
          <w:rPr>
            <w:webHidden/>
          </w:rPr>
          <w:instrText xml:space="preserve"> PAGEREF _Toc119507455 \h </w:instrText>
        </w:r>
        <w:r w:rsidR="005049EB" w:rsidRPr="00C24233">
          <w:rPr>
            <w:webHidden/>
          </w:rPr>
        </w:r>
        <w:r w:rsidR="005049EB" w:rsidRPr="00C24233">
          <w:rPr>
            <w:webHidden/>
          </w:rPr>
          <w:fldChar w:fldCharType="separate"/>
        </w:r>
        <w:r w:rsidR="00AC74FA">
          <w:rPr>
            <w:webHidden/>
          </w:rPr>
          <w:t>2</w:t>
        </w:r>
        <w:r w:rsidR="005049EB" w:rsidRPr="00C24233">
          <w:rPr>
            <w:webHidden/>
          </w:rPr>
          <w:fldChar w:fldCharType="end"/>
        </w:r>
      </w:hyperlink>
    </w:p>
    <w:p w14:paraId="3EA10894" w14:textId="4B0E2EDB" w:rsidR="005049EB" w:rsidRPr="00C24233" w:rsidRDefault="007D1868">
      <w:pPr>
        <w:pStyle w:val="afffb"/>
        <w:ind w:left="980" w:hanging="980"/>
        <w:rPr>
          <w:rFonts w:asciiTheme="minorHAnsi" w:eastAsiaTheme="minorEastAsia" w:hAnsiTheme="minorHAnsi" w:cstheme="minorBidi"/>
          <w:sz w:val="24"/>
          <w:szCs w:val="22"/>
        </w:rPr>
      </w:pPr>
      <w:hyperlink w:anchor="_Toc119507456" w:history="1">
        <w:r w:rsidR="005049EB" w:rsidRPr="00C24233">
          <w:rPr>
            <w:rStyle w:val="afffa"/>
            <w:rFonts w:hint="eastAsia"/>
          </w:rPr>
          <w:t>圖</w:t>
        </w:r>
        <w:r w:rsidR="005049EB" w:rsidRPr="00C24233">
          <w:rPr>
            <w:rStyle w:val="afffa"/>
          </w:rPr>
          <w:t xml:space="preserve"> 2</w:t>
        </w:r>
        <w:r w:rsidR="005049EB" w:rsidRPr="00C24233">
          <w:rPr>
            <w:rStyle w:val="afffa"/>
            <w:rFonts w:hint="eastAsia"/>
          </w:rPr>
          <w:t>、</w:t>
        </w:r>
        <w:r w:rsidR="005049EB" w:rsidRPr="00C24233">
          <w:rPr>
            <w:rStyle w:val="afffa"/>
            <w:lang w:val="x-none" w:eastAsia="x-none"/>
          </w:rPr>
          <w:t>MDR</w:t>
        </w:r>
        <w:r w:rsidR="005049EB" w:rsidRPr="00C24233">
          <w:rPr>
            <w:rStyle w:val="afffa"/>
            <w:rFonts w:hint="eastAsia"/>
            <w:lang w:val="x-none" w:eastAsia="x-none"/>
          </w:rPr>
          <w:t>偵測與通報、調查與應變處理流程</w:t>
        </w:r>
        <w:r w:rsidR="005049EB" w:rsidRPr="00C24233">
          <w:rPr>
            <w:webHidden/>
          </w:rPr>
          <w:tab/>
        </w:r>
        <w:r w:rsidR="005049EB" w:rsidRPr="00C24233">
          <w:rPr>
            <w:webHidden/>
          </w:rPr>
          <w:fldChar w:fldCharType="begin"/>
        </w:r>
        <w:r w:rsidR="005049EB" w:rsidRPr="00C24233">
          <w:rPr>
            <w:webHidden/>
          </w:rPr>
          <w:instrText xml:space="preserve"> PAGEREF _Toc119507456 \h </w:instrText>
        </w:r>
        <w:r w:rsidR="005049EB" w:rsidRPr="00C24233">
          <w:rPr>
            <w:webHidden/>
          </w:rPr>
        </w:r>
        <w:r w:rsidR="005049EB" w:rsidRPr="00C24233">
          <w:rPr>
            <w:webHidden/>
          </w:rPr>
          <w:fldChar w:fldCharType="separate"/>
        </w:r>
        <w:r w:rsidR="00AC74FA">
          <w:rPr>
            <w:webHidden/>
          </w:rPr>
          <w:t>5</w:t>
        </w:r>
        <w:r w:rsidR="005049EB" w:rsidRPr="00C24233">
          <w:rPr>
            <w:webHidden/>
          </w:rPr>
          <w:fldChar w:fldCharType="end"/>
        </w:r>
      </w:hyperlink>
    </w:p>
    <w:p w14:paraId="42D2F7B2" w14:textId="7CF91785" w:rsidR="005049EB" w:rsidRPr="00C24233" w:rsidRDefault="007D1868">
      <w:pPr>
        <w:pStyle w:val="afffb"/>
        <w:ind w:left="980" w:hanging="980"/>
        <w:rPr>
          <w:rFonts w:asciiTheme="minorHAnsi" w:eastAsiaTheme="minorEastAsia" w:hAnsiTheme="minorHAnsi" w:cstheme="minorBidi"/>
          <w:sz w:val="24"/>
          <w:szCs w:val="22"/>
        </w:rPr>
      </w:pPr>
      <w:hyperlink w:anchor="_Toc119507457" w:history="1">
        <w:r w:rsidR="005049EB" w:rsidRPr="00C24233">
          <w:rPr>
            <w:rStyle w:val="afffa"/>
            <w:rFonts w:hint="eastAsia"/>
          </w:rPr>
          <w:t>圖</w:t>
        </w:r>
        <w:r w:rsidR="005049EB" w:rsidRPr="00C24233">
          <w:rPr>
            <w:rStyle w:val="afffa"/>
          </w:rPr>
          <w:t xml:space="preserve"> 3</w:t>
        </w:r>
        <w:r w:rsidR="005049EB" w:rsidRPr="00C24233">
          <w:rPr>
            <w:rStyle w:val="afffa"/>
            <w:rFonts w:hint="eastAsia"/>
          </w:rPr>
          <w:t>、</w:t>
        </w:r>
        <w:r w:rsidR="005049EB" w:rsidRPr="00C24233">
          <w:rPr>
            <w:rStyle w:val="afffa"/>
          </w:rPr>
          <w:t>VMware Carbon Black</w:t>
        </w:r>
        <w:r w:rsidR="005049EB" w:rsidRPr="00C24233">
          <w:rPr>
            <w:rStyle w:val="afffa"/>
            <w:rFonts w:hint="eastAsia"/>
          </w:rPr>
          <w:t>中控台監控畫面</w:t>
        </w:r>
        <w:r w:rsidR="005049EB" w:rsidRPr="00C24233">
          <w:rPr>
            <w:webHidden/>
          </w:rPr>
          <w:tab/>
        </w:r>
        <w:r w:rsidR="005049EB" w:rsidRPr="00C24233">
          <w:rPr>
            <w:webHidden/>
          </w:rPr>
          <w:fldChar w:fldCharType="begin"/>
        </w:r>
        <w:r w:rsidR="005049EB" w:rsidRPr="00C24233">
          <w:rPr>
            <w:webHidden/>
          </w:rPr>
          <w:instrText xml:space="preserve"> PAGEREF _Toc119507457 \h </w:instrText>
        </w:r>
        <w:r w:rsidR="005049EB" w:rsidRPr="00C24233">
          <w:rPr>
            <w:webHidden/>
          </w:rPr>
        </w:r>
        <w:r w:rsidR="005049EB" w:rsidRPr="00C24233">
          <w:rPr>
            <w:webHidden/>
          </w:rPr>
          <w:fldChar w:fldCharType="separate"/>
        </w:r>
        <w:r w:rsidR="00AC74FA">
          <w:rPr>
            <w:webHidden/>
          </w:rPr>
          <w:t>8</w:t>
        </w:r>
        <w:r w:rsidR="005049EB" w:rsidRPr="00C24233">
          <w:rPr>
            <w:webHidden/>
          </w:rPr>
          <w:fldChar w:fldCharType="end"/>
        </w:r>
      </w:hyperlink>
    </w:p>
    <w:p w14:paraId="32755104" w14:textId="095DB508" w:rsidR="005049EB" w:rsidRPr="00C24233" w:rsidRDefault="007D1868">
      <w:pPr>
        <w:pStyle w:val="afffb"/>
        <w:ind w:left="980" w:hanging="980"/>
        <w:rPr>
          <w:rFonts w:asciiTheme="minorHAnsi" w:eastAsiaTheme="minorEastAsia" w:hAnsiTheme="minorHAnsi" w:cstheme="minorBidi"/>
          <w:sz w:val="24"/>
          <w:szCs w:val="22"/>
        </w:rPr>
      </w:pPr>
      <w:hyperlink w:anchor="_Toc119507458" w:history="1">
        <w:r w:rsidR="005049EB" w:rsidRPr="00C24233">
          <w:rPr>
            <w:rStyle w:val="afffa"/>
            <w:rFonts w:hint="eastAsia"/>
          </w:rPr>
          <w:t>圖</w:t>
        </w:r>
        <w:r w:rsidR="005049EB" w:rsidRPr="00C24233">
          <w:rPr>
            <w:rStyle w:val="afffa"/>
          </w:rPr>
          <w:t xml:space="preserve"> 4</w:t>
        </w:r>
        <w:r w:rsidR="005049EB" w:rsidRPr="00C24233">
          <w:rPr>
            <w:rStyle w:val="afffa"/>
            <w:rFonts w:hint="eastAsia"/>
          </w:rPr>
          <w:t>、</w:t>
        </w:r>
        <w:r w:rsidR="005049EB" w:rsidRPr="00C24233">
          <w:rPr>
            <w:rStyle w:val="afffa"/>
          </w:rPr>
          <w:t>MDR</w:t>
        </w:r>
        <w:r w:rsidR="005049EB" w:rsidRPr="00C24233">
          <w:rPr>
            <w:rStyle w:val="afffa"/>
            <w:rFonts w:hint="eastAsia"/>
          </w:rPr>
          <w:t>工程師通報查詢畫面</w:t>
        </w:r>
        <w:r w:rsidR="005049EB" w:rsidRPr="00C24233">
          <w:rPr>
            <w:webHidden/>
          </w:rPr>
          <w:tab/>
        </w:r>
        <w:r w:rsidR="005049EB" w:rsidRPr="00C24233">
          <w:rPr>
            <w:webHidden/>
          </w:rPr>
          <w:fldChar w:fldCharType="begin"/>
        </w:r>
        <w:r w:rsidR="005049EB" w:rsidRPr="00C24233">
          <w:rPr>
            <w:webHidden/>
          </w:rPr>
          <w:instrText xml:space="preserve"> PAGEREF _Toc119507458 \h </w:instrText>
        </w:r>
        <w:r w:rsidR="005049EB" w:rsidRPr="00C24233">
          <w:rPr>
            <w:webHidden/>
          </w:rPr>
        </w:r>
        <w:r w:rsidR="005049EB" w:rsidRPr="00C24233">
          <w:rPr>
            <w:webHidden/>
          </w:rPr>
          <w:fldChar w:fldCharType="separate"/>
        </w:r>
        <w:r w:rsidR="00AC74FA">
          <w:rPr>
            <w:webHidden/>
          </w:rPr>
          <w:t>9</w:t>
        </w:r>
        <w:r w:rsidR="005049EB" w:rsidRPr="00C24233">
          <w:rPr>
            <w:webHidden/>
          </w:rPr>
          <w:fldChar w:fldCharType="end"/>
        </w:r>
      </w:hyperlink>
    </w:p>
    <w:p w14:paraId="59B1C8C3" w14:textId="12A5B61B" w:rsidR="005049EB" w:rsidRPr="00C24233" w:rsidRDefault="007D1868">
      <w:pPr>
        <w:pStyle w:val="afffb"/>
        <w:ind w:left="980" w:hanging="980"/>
        <w:rPr>
          <w:rFonts w:asciiTheme="minorHAnsi" w:eastAsiaTheme="minorEastAsia" w:hAnsiTheme="minorHAnsi" w:cstheme="minorBidi"/>
          <w:sz w:val="24"/>
          <w:szCs w:val="22"/>
        </w:rPr>
      </w:pPr>
      <w:hyperlink w:anchor="_Toc119507459" w:history="1">
        <w:r w:rsidR="005049EB" w:rsidRPr="00C24233">
          <w:rPr>
            <w:rStyle w:val="afffa"/>
            <w:rFonts w:hint="eastAsia"/>
          </w:rPr>
          <w:t>圖</w:t>
        </w:r>
        <w:r w:rsidR="005049EB" w:rsidRPr="00C24233">
          <w:rPr>
            <w:rStyle w:val="afffa"/>
          </w:rPr>
          <w:t xml:space="preserve"> 5</w:t>
        </w:r>
        <w:r w:rsidR="005049EB" w:rsidRPr="00C24233">
          <w:rPr>
            <w:rStyle w:val="afffa"/>
            <w:rFonts w:hint="eastAsia"/>
          </w:rPr>
          <w:t>、</w:t>
        </w:r>
        <w:r w:rsidR="005049EB" w:rsidRPr="00C24233">
          <w:rPr>
            <w:rStyle w:val="afffa"/>
          </w:rPr>
          <w:t>MDR</w:t>
        </w:r>
        <w:r w:rsidR="005049EB" w:rsidRPr="00C24233">
          <w:rPr>
            <w:rStyle w:val="afffa"/>
            <w:rFonts w:ascii="標楷體" w:hAnsi="標楷體" w:hint="eastAsia"/>
          </w:rPr>
          <w:t>工程師事件單分析更新畫面</w:t>
        </w:r>
        <w:r w:rsidR="005049EB" w:rsidRPr="00C24233">
          <w:rPr>
            <w:webHidden/>
          </w:rPr>
          <w:tab/>
        </w:r>
        <w:r w:rsidR="005049EB" w:rsidRPr="00C24233">
          <w:rPr>
            <w:webHidden/>
          </w:rPr>
          <w:fldChar w:fldCharType="begin"/>
        </w:r>
        <w:r w:rsidR="005049EB" w:rsidRPr="00C24233">
          <w:rPr>
            <w:webHidden/>
          </w:rPr>
          <w:instrText xml:space="preserve"> PAGEREF _Toc119507459 \h </w:instrText>
        </w:r>
        <w:r w:rsidR="005049EB" w:rsidRPr="00C24233">
          <w:rPr>
            <w:webHidden/>
          </w:rPr>
        </w:r>
        <w:r w:rsidR="005049EB" w:rsidRPr="00C24233">
          <w:rPr>
            <w:webHidden/>
          </w:rPr>
          <w:fldChar w:fldCharType="separate"/>
        </w:r>
        <w:r w:rsidR="00AC74FA">
          <w:rPr>
            <w:webHidden/>
          </w:rPr>
          <w:t>9</w:t>
        </w:r>
        <w:r w:rsidR="005049EB" w:rsidRPr="00C24233">
          <w:rPr>
            <w:webHidden/>
          </w:rPr>
          <w:fldChar w:fldCharType="end"/>
        </w:r>
      </w:hyperlink>
    </w:p>
    <w:p w14:paraId="146FD787" w14:textId="32E700D9" w:rsidR="005049EB" w:rsidRPr="00C24233" w:rsidRDefault="007D1868">
      <w:pPr>
        <w:pStyle w:val="afffb"/>
        <w:ind w:left="980" w:hanging="980"/>
        <w:rPr>
          <w:rFonts w:asciiTheme="minorHAnsi" w:eastAsiaTheme="minorEastAsia" w:hAnsiTheme="minorHAnsi" w:cstheme="minorBidi"/>
          <w:sz w:val="24"/>
          <w:szCs w:val="22"/>
        </w:rPr>
      </w:pPr>
      <w:hyperlink w:anchor="_Toc119507460" w:history="1">
        <w:r w:rsidR="005049EB" w:rsidRPr="00C24233">
          <w:rPr>
            <w:rStyle w:val="afffa"/>
            <w:rFonts w:hint="eastAsia"/>
          </w:rPr>
          <w:t>圖</w:t>
        </w:r>
        <w:r w:rsidR="005049EB" w:rsidRPr="00C24233">
          <w:rPr>
            <w:rStyle w:val="afffa"/>
          </w:rPr>
          <w:t xml:space="preserve"> 6</w:t>
        </w:r>
        <w:r w:rsidR="005049EB" w:rsidRPr="00C24233">
          <w:rPr>
            <w:rStyle w:val="afffa"/>
            <w:rFonts w:hint="eastAsia"/>
          </w:rPr>
          <w:t>、</w:t>
        </w:r>
        <w:r w:rsidR="005049EB" w:rsidRPr="00C24233">
          <w:rPr>
            <w:rStyle w:val="afffa"/>
            <w:lang w:val="x-none" w:eastAsia="x-none"/>
          </w:rPr>
          <w:t>MDR</w:t>
        </w:r>
        <w:r w:rsidR="005049EB" w:rsidRPr="00C24233">
          <w:rPr>
            <w:rStyle w:val="afffa"/>
            <w:rFonts w:hint="eastAsia"/>
            <w:lang w:val="x-none" w:eastAsia="x-none"/>
          </w:rPr>
          <w:t>資安事件通報</w:t>
        </w:r>
        <w:r w:rsidR="005049EB" w:rsidRPr="00C24233">
          <w:rPr>
            <w:rStyle w:val="afffa"/>
            <w:lang w:val="x-none" w:eastAsia="x-none"/>
          </w:rPr>
          <w:t>E-mail</w:t>
        </w:r>
        <w:r w:rsidR="005049EB" w:rsidRPr="00C24233">
          <w:rPr>
            <w:rStyle w:val="afffa"/>
            <w:rFonts w:hint="eastAsia"/>
            <w:lang w:val="x-none" w:eastAsia="x-none"/>
          </w:rPr>
          <w:t>通報內容（範例）</w:t>
        </w:r>
        <w:r w:rsidR="005049EB" w:rsidRPr="00C24233">
          <w:rPr>
            <w:webHidden/>
          </w:rPr>
          <w:tab/>
        </w:r>
        <w:r w:rsidR="005049EB" w:rsidRPr="00C24233">
          <w:rPr>
            <w:webHidden/>
          </w:rPr>
          <w:fldChar w:fldCharType="begin"/>
        </w:r>
        <w:r w:rsidR="005049EB" w:rsidRPr="00C24233">
          <w:rPr>
            <w:webHidden/>
          </w:rPr>
          <w:instrText xml:space="preserve"> PAGEREF _Toc119507460 \h </w:instrText>
        </w:r>
        <w:r w:rsidR="005049EB" w:rsidRPr="00C24233">
          <w:rPr>
            <w:webHidden/>
          </w:rPr>
        </w:r>
        <w:r w:rsidR="005049EB" w:rsidRPr="00C24233">
          <w:rPr>
            <w:webHidden/>
          </w:rPr>
          <w:fldChar w:fldCharType="separate"/>
        </w:r>
        <w:r w:rsidR="00AC74FA">
          <w:rPr>
            <w:webHidden/>
          </w:rPr>
          <w:t>11</w:t>
        </w:r>
        <w:r w:rsidR="005049EB" w:rsidRPr="00C24233">
          <w:rPr>
            <w:webHidden/>
          </w:rPr>
          <w:fldChar w:fldCharType="end"/>
        </w:r>
      </w:hyperlink>
    </w:p>
    <w:p w14:paraId="21AC2518" w14:textId="357F65FD" w:rsidR="005049EB" w:rsidRPr="00C24233" w:rsidRDefault="007D1868">
      <w:pPr>
        <w:pStyle w:val="afffb"/>
        <w:ind w:left="980" w:hanging="980"/>
        <w:rPr>
          <w:rFonts w:asciiTheme="minorHAnsi" w:eastAsiaTheme="minorEastAsia" w:hAnsiTheme="minorHAnsi" w:cstheme="minorBidi"/>
          <w:sz w:val="24"/>
          <w:szCs w:val="22"/>
        </w:rPr>
      </w:pPr>
      <w:hyperlink w:anchor="_Toc119507461" w:history="1">
        <w:r w:rsidR="005049EB" w:rsidRPr="00C24233">
          <w:rPr>
            <w:rStyle w:val="afffa"/>
            <w:rFonts w:hint="eastAsia"/>
          </w:rPr>
          <w:t>圖</w:t>
        </w:r>
        <w:r w:rsidR="005049EB" w:rsidRPr="00C24233">
          <w:rPr>
            <w:rStyle w:val="afffa"/>
          </w:rPr>
          <w:t xml:space="preserve"> 7</w:t>
        </w:r>
        <w:r w:rsidR="005049EB" w:rsidRPr="00C24233">
          <w:rPr>
            <w:rStyle w:val="afffa"/>
            <w:rFonts w:hint="eastAsia"/>
          </w:rPr>
          <w:t>、</w:t>
        </w:r>
        <w:r w:rsidR="005049EB" w:rsidRPr="00C24233">
          <w:rPr>
            <w:rStyle w:val="afffa"/>
            <w:lang w:eastAsia="x-none"/>
          </w:rPr>
          <w:t>MDR</w:t>
        </w:r>
        <w:r w:rsidR="005049EB" w:rsidRPr="00C24233">
          <w:rPr>
            <w:rStyle w:val="afffa"/>
            <w:rFonts w:hint="eastAsia"/>
            <w:lang w:eastAsia="x-none"/>
          </w:rPr>
          <w:t>通報事件彙整</w:t>
        </w:r>
        <w:r w:rsidR="005049EB" w:rsidRPr="00C24233">
          <w:rPr>
            <w:webHidden/>
          </w:rPr>
          <w:tab/>
        </w:r>
        <w:r w:rsidR="005049EB" w:rsidRPr="00C24233">
          <w:rPr>
            <w:webHidden/>
          </w:rPr>
          <w:fldChar w:fldCharType="begin"/>
        </w:r>
        <w:r w:rsidR="005049EB" w:rsidRPr="00C24233">
          <w:rPr>
            <w:webHidden/>
          </w:rPr>
          <w:instrText xml:space="preserve"> PAGEREF _Toc119507461 \h </w:instrText>
        </w:r>
        <w:r w:rsidR="005049EB" w:rsidRPr="00C24233">
          <w:rPr>
            <w:webHidden/>
          </w:rPr>
        </w:r>
        <w:r w:rsidR="005049EB" w:rsidRPr="00C24233">
          <w:rPr>
            <w:webHidden/>
          </w:rPr>
          <w:fldChar w:fldCharType="separate"/>
        </w:r>
        <w:r w:rsidR="00AC74FA">
          <w:rPr>
            <w:webHidden/>
          </w:rPr>
          <w:t>15</w:t>
        </w:r>
        <w:r w:rsidR="005049EB" w:rsidRPr="00C24233">
          <w:rPr>
            <w:webHidden/>
          </w:rPr>
          <w:fldChar w:fldCharType="end"/>
        </w:r>
      </w:hyperlink>
    </w:p>
    <w:p w14:paraId="6417D565" w14:textId="6F90F681" w:rsidR="005049EB" w:rsidRPr="00C24233" w:rsidRDefault="007D1868">
      <w:pPr>
        <w:pStyle w:val="afffb"/>
        <w:ind w:left="980" w:hanging="980"/>
        <w:rPr>
          <w:rFonts w:asciiTheme="minorHAnsi" w:eastAsiaTheme="minorEastAsia" w:hAnsiTheme="minorHAnsi" w:cstheme="minorBidi"/>
          <w:sz w:val="24"/>
          <w:szCs w:val="22"/>
        </w:rPr>
      </w:pPr>
      <w:hyperlink w:anchor="_Toc119507462" w:history="1">
        <w:r w:rsidR="005049EB" w:rsidRPr="00C24233">
          <w:rPr>
            <w:rStyle w:val="afffa"/>
            <w:rFonts w:hint="eastAsia"/>
          </w:rPr>
          <w:t>圖</w:t>
        </w:r>
        <w:r w:rsidR="005049EB" w:rsidRPr="00C24233">
          <w:rPr>
            <w:rStyle w:val="afffa"/>
          </w:rPr>
          <w:t xml:space="preserve"> 8</w:t>
        </w:r>
        <w:r w:rsidR="005049EB" w:rsidRPr="00C24233">
          <w:rPr>
            <w:rStyle w:val="afffa"/>
            <w:rFonts w:hint="eastAsia"/>
          </w:rPr>
          <w:t>、</w:t>
        </w:r>
        <w:r w:rsidR="005049EB" w:rsidRPr="00C24233">
          <w:rPr>
            <w:rStyle w:val="afffa"/>
            <w:rFonts w:hint="eastAsia"/>
            <w:lang w:eastAsia="x-none"/>
          </w:rPr>
          <w:t>事件報告查詢圖</w:t>
        </w:r>
        <w:r w:rsidR="005049EB" w:rsidRPr="00C24233">
          <w:rPr>
            <w:webHidden/>
          </w:rPr>
          <w:tab/>
        </w:r>
        <w:r w:rsidR="005049EB" w:rsidRPr="00C24233">
          <w:rPr>
            <w:webHidden/>
          </w:rPr>
          <w:fldChar w:fldCharType="begin"/>
        </w:r>
        <w:r w:rsidR="005049EB" w:rsidRPr="00C24233">
          <w:rPr>
            <w:webHidden/>
          </w:rPr>
          <w:instrText xml:space="preserve"> PAGEREF _Toc119507462 \h </w:instrText>
        </w:r>
        <w:r w:rsidR="005049EB" w:rsidRPr="00C24233">
          <w:rPr>
            <w:webHidden/>
          </w:rPr>
        </w:r>
        <w:r w:rsidR="005049EB" w:rsidRPr="00C24233">
          <w:rPr>
            <w:webHidden/>
          </w:rPr>
          <w:fldChar w:fldCharType="separate"/>
        </w:r>
        <w:r w:rsidR="00AC74FA">
          <w:rPr>
            <w:webHidden/>
          </w:rPr>
          <w:t>15</w:t>
        </w:r>
        <w:r w:rsidR="005049EB" w:rsidRPr="00C24233">
          <w:rPr>
            <w:webHidden/>
          </w:rPr>
          <w:fldChar w:fldCharType="end"/>
        </w:r>
      </w:hyperlink>
    </w:p>
    <w:p w14:paraId="01626F11" w14:textId="6A516B21" w:rsidR="005049EB" w:rsidRDefault="007D1868">
      <w:pPr>
        <w:pStyle w:val="afffb"/>
        <w:ind w:left="980" w:hanging="980"/>
        <w:rPr>
          <w:rFonts w:asciiTheme="minorHAnsi" w:eastAsiaTheme="minorEastAsia" w:hAnsiTheme="minorHAnsi" w:cstheme="minorBidi"/>
          <w:sz w:val="24"/>
          <w:szCs w:val="22"/>
        </w:rPr>
      </w:pPr>
      <w:hyperlink w:anchor="_Toc119507463" w:history="1">
        <w:r w:rsidR="005049EB" w:rsidRPr="00C24233">
          <w:rPr>
            <w:rStyle w:val="afffa"/>
            <w:rFonts w:hint="eastAsia"/>
          </w:rPr>
          <w:t>圖</w:t>
        </w:r>
        <w:r w:rsidR="005049EB" w:rsidRPr="00C24233">
          <w:rPr>
            <w:rStyle w:val="afffa"/>
          </w:rPr>
          <w:t xml:space="preserve"> 9</w:t>
        </w:r>
        <w:r w:rsidR="005049EB" w:rsidRPr="00C24233">
          <w:rPr>
            <w:rStyle w:val="afffa"/>
            <w:rFonts w:hint="eastAsia"/>
          </w:rPr>
          <w:t>、</w:t>
        </w:r>
        <w:r w:rsidR="005049EB" w:rsidRPr="00C24233">
          <w:rPr>
            <w:rStyle w:val="afffa"/>
          </w:rPr>
          <w:t>SOC</w:t>
        </w:r>
        <w:r w:rsidR="005049EB" w:rsidRPr="00C24233">
          <w:rPr>
            <w:rStyle w:val="afffa"/>
            <w:rFonts w:hint="eastAsia"/>
          </w:rPr>
          <w:t>、</w:t>
        </w:r>
        <w:r w:rsidR="005049EB" w:rsidRPr="00C24233">
          <w:rPr>
            <w:rStyle w:val="afffa"/>
          </w:rPr>
          <w:t>MDR</w:t>
        </w:r>
        <w:r w:rsidR="005049EB" w:rsidRPr="00C24233">
          <w:rPr>
            <w:rStyle w:val="afffa"/>
            <w:rFonts w:hint="eastAsia"/>
          </w:rPr>
          <w:t>月報整合示意圖</w:t>
        </w:r>
        <w:r w:rsidR="005049EB" w:rsidRPr="00C24233">
          <w:rPr>
            <w:webHidden/>
          </w:rPr>
          <w:tab/>
        </w:r>
        <w:r w:rsidR="005049EB" w:rsidRPr="00C24233">
          <w:rPr>
            <w:webHidden/>
          </w:rPr>
          <w:fldChar w:fldCharType="begin"/>
        </w:r>
        <w:r w:rsidR="005049EB" w:rsidRPr="00C24233">
          <w:rPr>
            <w:webHidden/>
          </w:rPr>
          <w:instrText xml:space="preserve"> PAGEREF _Toc119507463 \h </w:instrText>
        </w:r>
        <w:r w:rsidR="005049EB" w:rsidRPr="00C24233">
          <w:rPr>
            <w:webHidden/>
          </w:rPr>
        </w:r>
        <w:r w:rsidR="005049EB" w:rsidRPr="00C24233">
          <w:rPr>
            <w:webHidden/>
          </w:rPr>
          <w:fldChar w:fldCharType="separate"/>
        </w:r>
        <w:r w:rsidR="00AC74FA">
          <w:rPr>
            <w:webHidden/>
          </w:rPr>
          <w:t>16</w:t>
        </w:r>
        <w:r w:rsidR="005049EB" w:rsidRPr="00C24233">
          <w:rPr>
            <w:webHidden/>
          </w:rPr>
          <w:fldChar w:fldCharType="end"/>
        </w:r>
      </w:hyperlink>
    </w:p>
    <w:p w14:paraId="0BD5B3AD" w14:textId="0E016B9C" w:rsidR="00121C03" w:rsidRPr="00A6101E" w:rsidRDefault="002E7C05" w:rsidP="00482035">
      <w:r w:rsidRPr="00A6101E">
        <w:rPr>
          <w:noProof/>
          <w:szCs w:val="28"/>
        </w:rPr>
        <w:fldChar w:fldCharType="end"/>
      </w:r>
    </w:p>
    <w:p w14:paraId="205A9917" w14:textId="77777777" w:rsidR="002E7C05" w:rsidRPr="00A6101E" w:rsidRDefault="002E7C05" w:rsidP="00870818">
      <w:pPr>
        <w:pStyle w:val="afff6"/>
        <w:spacing w:beforeLines="100" w:before="381"/>
        <w:rPr>
          <w:sz w:val="36"/>
          <w:szCs w:val="36"/>
        </w:rPr>
      </w:pPr>
      <w:r w:rsidRPr="00A6101E">
        <w:br w:type="page"/>
      </w:r>
      <w:proofErr w:type="spellStart"/>
      <w:r w:rsidRPr="00A6101E">
        <w:rPr>
          <w:rFonts w:hint="eastAsia"/>
          <w:sz w:val="32"/>
          <w:szCs w:val="32"/>
        </w:rPr>
        <w:lastRenderedPageBreak/>
        <w:t>表</w:t>
      </w:r>
      <w:r w:rsidRPr="00A6101E">
        <w:rPr>
          <w:sz w:val="32"/>
          <w:szCs w:val="32"/>
        </w:rPr>
        <w:t>目錄</w:t>
      </w:r>
      <w:proofErr w:type="spellEnd"/>
    </w:p>
    <w:p w14:paraId="4EAFC565" w14:textId="77777777" w:rsidR="002E7C05" w:rsidRPr="00A6101E" w:rsidRDefault="002E7C05" w:rsidP="002E7C05">
      <w:pPr>
        <w:jc w:val="right"/>
        <w:rPr>
          <w:szCs w:val="28"/>
        </w:rPr>
      </w:pPr>
    </w:p>
    <w:p w14:paraId="204E5CE6" w14:textId="01916318" w:rsidR="005049EB" w:rsidRDefault="002E7C05">
      <w:pPr>
        <w:pStyle w:val="afffb"/>
        <w:ind w:left="980" w:hanging="980"/>
        <w:rPr>
          <w:rFonts w:asciiTheme="minorHAnsi" w:eastAsiaTheme="minorEastAsia" w:hAnsiTheme="minorHAnsi" w:cstheme="minorBidi"/>
          <w:sz w:val="24"/>
          <w:szCs w:val="22"/>
        </w:rPr>
      </w:pPr>
      <w:r w:rsidRPr="00A6101E">
        <w:fldChar w:fldCharType="begin"/>
      </w:r>
      <w:r w:rsidRPr="00A6101E">
        <w:instrText xml:space="preserve"> TOC \h \z \t "</w:instrText>
      </w:r>
      <w:r w:rsidRPr="00A6101E">
        <w:instrText>表標題</w:instrText>
      </w:r>
      <w:r w:rsidRPr="00A6101E">
        <w:instrText xml:space="preserve">" \c </w:instrText>
      </w:r>
      <w:r w:rsidRPr="00A6101E">
        <w:fldChar w:fldCharType="separate"/>
      </w:r>
      <w:hyperlink w:anchor="_Toc119507464" w:history="1">
        <w:r w:rsidR="005049EB" w:rsidRPr="000D50DB">
          <w:rPr>
            <w:rStyle w:val="afffa"/>
            <w:rFonts w:hint="eastAsia"/>
          </w:rPr>
          <w:t>表</w:t>
        </w:r>
        <w:r w:rsidR="005049EB" w:rsidRPr="000D50DB">
          <w:rPr>
            <w:rStyle w:val="afffa"/>
          </w:rPr>
          <w:t xml:space="preserve"> 1</w:t>
        </w:r>
        <w:r w:rsidR="005049EB" w:rsidRPr="000D50DB">
          <w:rPr>
            <w:rStyle w:val="afffa"/>
            <w:rFonts w:hint="eastAsia"/>
          </w:rPr>
          <w:t>、</w:t>
        </w:r>
        <w:r w:rsidR="005049EB" w:rsidRPr="000D50DB">
          <w:rPr>
            <w:rStyle w:val="afffa"/>
            <w:rFonts w:ascii="標楷體" w:hAnsi="標楷體" w:hint="eastAsia"/>
          </w:rPr>
          <w:t>資安事件通報模式與相應變處理</w:t>
        </w:r>
        <w:r w:rsidR="005049EB">
          <w:rPr>
            <w:webHidden/>
          </w:rPr>
          <w:tab/>
        </w:r>
        <w:r w:rsidR="005049EB">
          <w:rPr>
            <w:webHidden/>
          </w:rPr>
          <w:fldChar w:fldCharType="begin"/>
        </w:r>
        <w:r w:rsidR="005049EB">
          <w:rPr>
            <w:webHidden/>
          </w:rPr>
          <w:instrText xml:space="preserve"> PAGEREF _Toc119507464 \h </w:instrText>
        </w:r>
        <w:r w:rsidR="005049EB">
          <w:rPr>
            <w:webHidden/>
          </w:rPr>
        </w:r>
        <w:r w:rsidR="005049EB">
          <w:rPr>
            <w:webHidden/>
          </w:rPr>
          <w:fldChar w:fldCharType="separate"/>
        </w:r>
        <w:r w:rsidR="00AC74FA">
          <w:rPr>
            <w:webHidden/>
          </w:rPr>
          <w:t>7</w:t>
        </w:r>
        <w:r w:rsidR="005049EB">
          <w:rPr>
            <w:webHidden/>
          </w:rPr>
          <w:fldChar w:fldCharType="end"/>
        </w:r>
      </w:hyperlink>
    </w:p>
    <w:p w14:paraId="35593201" w14:textId="49430B84" w:rsidR="002E7C05" w:rsidRPr="00A6101E" w:rsidRDefault="002E7C05" w:rsidP="008F35C6">
      <w:pPr>
        <w:tabs>
          <w:tab w:val="center" w:pos="1960"/>
        </w:tabs>
      </w:pPr>
      <w:r w:rsidRPr="00A6101E">
        <w:rPr>
          <w:noProof/>
          <w:szCs w:val="28"/>
        </w:rPr>
        <w:fldChar w:fldCharType="end"/>
      </w:r>
    </w:p>
    <w:p w14:paraId="39E02CE7" w14:textId="77777777" w:rsidR="00121C03" w:rsidRPr="00A6101E" w:rsidRDefault="00121C03" w:rsidP="00121C03"/>
    <w:p w14:paraId="682759E8" w14:textId="77777777" w:rsidR="00121C03" w:rsidRPr="00A6101E" w:rsidRDefault="00121C03" w:rsidP="00121C03">
      <w:pPr>
        <w:sectPr w:rsidR="00121C03" w:rsidRPr="00A6101E" w:rsidSect="00F705AF">
          <w:footerReference w:type="even" r:id="rId11"/>
          <w:footerReference w:type="default" r:id="rId12"/>
          <w:footerReference w:type="first" r:id="rId13"/>
          <w:pgSz w:w="11906" w:h="16838" w:code="9"/>
          <w:pgMar w:top="1418" w:right="1418" w:bottom="1418" w:left="1418" w:header="850" w:footer="851" w:gutter="0"/>
          <w:pgNumType w:fmt="lowerRoman" w:start="1"/>
          <w:cols w:space="425"/>
          <w:docGrid w:type="linesAndChars" w:linePitch="381"/>
        </w:sectPr>
      </w:pPr>
    </w:p>
    <w:p w14:paraId="1160187C" w14:textId="44E4270A" w:rsidR="00A264E3" w:rsidRDefault="00A12BD9" w:rsidP="005D6BD2">
      <w:pPr>
        <w:pStyle w:val="aa"/>
      </w:pPr>
      <w:bookmarkStart w:id="0" w:name="_Toc119583017"/>
      <w:bookmarkStart w:id="1" w:name="_Toc382558604"/>
      <w:proofErr w:type="spellStart"/>
      <w:r w:rsidRPr="00A12BD9">
        <w:rPr>
          <w:rFonts w:hint="eastAsia"/>
        </w:rPr>
        <w:lastRenderedPageBreak/>
        <w:t>資安威脅與端點防護概述</w:t>
      </w:r>
      <w:bookmarkEnd w:id="0"/>
      <w:proofErr w:type="spellEnd"/>
    </w:p>
    <w:bookmarkEnd w:id="1"/>
    <w:p w14:paraId="11559037" w14:textId="77777777" w:rsidR="00A12BD9" w:rsidRDefault="00A12BD9" w:rsidP="00A12BD9">
      <w:pPr>
        <w:pStyle w:val="aff4"/>
        <w:spacing w:before="95" w:after="190"/>
        <w:ind w:firstLine="560"/>
      </w:pPr>
      <w:r>
        <w:rPr>
          <w:rFonts w:hint="eastAsia"/>
        </w:rPr>
        <w:t>隨著資訊網路發展成熟，網路帶來了快速與便捷的服務，結合了行動裝置，使得消費者可以不受時間空間的限制，便捷的使用網路進行消費與完成金融手續，刺激更靈活的經濟成長。但網路帶來商機的同時，網路攻擊與機密資料外洩的機會也隨之而來。網路環境安全需要不同面向的資安規劃與實際保護，但大多數公司的資安觀念與做法並未一併提升。與日俱增的線上服務，伴隨著大量服務主機設備與資料存放的主機，但資安防護並完整的涵蓋，進而讓這些設備成為駭客覬覦的目標。普遍的做法是，公司為了保護企業安全與機密，在網路閘道安全領域投入最多的資源作維護，而端點只使用功能單純的防毒軟體保護。忽略了存放資料的端點是駭客終極目標，駭客願意不斷嘗試入侵閘道，只為得到資料。最終的結果是一旦突破了閘道防禦，在企業內部就能夠通行無阻與為所欲為。</w:t>
      </w:r>
    </w:p>
    <w:p w14:paraId="42F40D80" w14:textId="71CAD129" w:rsidR="000F39B3" w:rsidRDefault="00A12BD9" w:rsidP="00A12BD9">
      <w:pPr>
        <w:pStyle w:val="aff4"/>
        <w:spacing w:before="95" w:after="190"/>
        <w:ind w:firstLine="560"/>
      </w:pPr>
      <w:proofErr w:type="spellStart"/>
      <w:r>
        <w:rPr>
          <w:rFonts w:hint="eastAsia"/>
        </w:rPr>
        <w:t>為了提供企業組織完整資訊安全保護，除了現有的</w:t>
      </w:r>
      <w:r>
        <w:rPr>
          <w:rFonts w:hint="eastAsia"/>
        </w:rPr>
        <w:t>SOC</w:t>
      </w:r>
      <w:proofErr w:type="gramStart"/>
      <w:r>
        <w:rPr>
          <w:rFonts w:hint="eastAsia"/>
        </w:rPr>
        <w:t>資安監控</w:t>
      </w:r>
      <w:proofErr w:type="gramEnd"/>
      <w:r w:rsidR="001654CF">
        <w:rPr>
          <w:rFonts w:hint="eastAsia"/>
          <w:lang w:eastAsia="zh-TW"/>
        </w:rPr>
        <w:t>中心</w:t>
      </w:r>
      <w:proofErr w:type="spellEnd"/>
      <w:r>
        <w:rPr>
          <w:rFonts w:hint="eastAsia"/>
        </w:rPr>
        <w:t>（</w:t>
      </w:r>
      <w:r>
        <w:rPr>
          <w:rFonts w:hint="eastAsia"/>
        </w:rPr>
        <w:t xml:space="preserve">Security Operation </w:t>
      </w:r>
      <w:proofErr w:type="spellStart"/>
      <w:r>
        <w:rPr>
          <w:rFonts w:hint="eastAsia"/>
        </w:rPr>
        <w:t>Center</w:t>
      </w:r>
      <w:r>
        <w:rPr>
          <w:rFonts w:hint="eastAsia"/>
        </w:rPr>
        <w:t>）</w:t>
      </w:r>
      <w:ins w:id="2" w:author="姜 廷儒" w:date="2022-12-16T11:36:00Z">
        <w:r w:rsidR="00AB5B1C" w:rsidRPr="001654CF">
          <w:rPr>
            <w:rFonts w:hint="eastAsia"/>
            <w:highlight w:val="yellow"/>
            <w:lang w:eastAsia="zh-TW"/>
            <w:rPrChange w:id="3" w:author="姜 廷儒" w:date="2022-12-17T21:42:00Z">
              <w:rPr>
                <w:rFonts w:hint="eastAsia"/>
                <w:lang w:eastAsia="zh-TW"/>
              </w:rPr>
            </w:rPrChange>
          </w:rPr>
          <w:t>服務</w:t>
        </w:r>
      </w:ins>
      <w:proofErr w:type="spellEnd"/>
      <w:r>
        <w:rPr>
          <w:rFonts w:hint="eastAsia"/>
        </w:rPr>
        <w:t>提供閘道</w:t>
      </w:r>
      <w:proofErr w:type="gramStart"/>
      <w:r>
        <w:rPr>
          <w:rFonts w:hint="eastAsia"/>
        </w:rPr>
        <w:t>與資安設備</w:t>
      </w:r>
      <w:proofErr w:type="gramEnd"/>
      <w:r>
        <w:rPr>
          <w:rFonts w:hint="eastAsia"/>
        </w:rPr>
        <w:t>的監控服務外，更針對端點安全提供了新興的端點保護服務</w:t>
      </w:r>
      <w:r>
        <w:rPr>
          <w:rFonts w:hint="eastAsia"/>
        </w:rPr>
        <w:t>-</w:t>
      </w:r>
      <w:r>
        <w:rPr>
          <w:rFonts w:hint="eastAsia"/>
        </w:rPr>
        <w:t>「</w:t>
      </w:r>
      <w:r>
        <w:rPr>
          <w:rFonts w:hint="eastAsia"/>
        </w:rPr>
        <w:t>MDR</w:t>
      </w:r>
      <w:r>
        <w:rPr>
          <w:rFonts w:hint="eastAsia"/>
        </w:rPr>
        <w:t>威脅偵測應變服務」。此服務提供端點威脅偵測應變服務（</w:t>
      </w:r>
      <w:r>
        <w:rPr>
          <w:rFonts w:hint="eastAsia"/>
        </w:rPr>
        <w:t>Managed Endpoint Detection And Response</w:t>
      </w:r>
      <w:r>
        <w:rPr>
          <w:rFonts w:hint="eastAsia"/>
        </w:rPr>
        <w:t>）服務：服務功能涵蓋了</w:t>
      </w:r>
      <w:r>
        <w:rPr>
          <w:rFonts w:hint="eastAsia"/>
        </w:rPr>
        <w:t>PC</w:t>
      </w:r>
      <w:r>
        <w:rPr>
          <w:rFonts w:hint="eastAsia"/>
        </w:rPr>
        <w:t>電腦與伺服器主機端點的「惡意威脅偵測與防禦」及「資安事件監控與通報」與「專家遠端調查與應變處理」，提供全天候端點即時資安監控服務，提供企業組織的重要端點主機高規格的資安防禦、資安事件通報告警、專家遠端事件應變處理，在資安進階持續威脅</w:t>
      </w:r>
      <w:r>
        <w:rPr>
          <w:rFonts w:hint="eastAsia"/>
        </w:rPr>
        <w:t>APT</w:t>
      </w:r>
      <w:r>
        <w:rPr>
          <w:rFonts w:hint="eastAsia"/>
        </w:rPr>
        <w:t>攻擊與病毒加密勒索威脅發生之前，藉由事前防禦、資安事件中偵測與應變、事後的專家調查，幫助企業精準偵測，快速應變並遏止惡意攻擊。</w:t>
      </w:r>
    </w:p>
    <w:p w14:paraId="0B7ED8E0" w14:textId="36DF5A95" w:rsidR="00A12BD9" w:rsidRDefault="00A12BD9" w:rsidP="00A12BD9">
      <w:pPr>
        <w:pStyle w:val="aa"/>
      </w:pPr>
      <w:bookmarkStart w:id="4" w:name="_Toc119583018"/>
      <w:proofErr w:type="spellStart"/>
      <w:r w:rsidRPr="00A12BD9">
        <w:rPr>
          <w:rFonts w:hint="eastAsia"/>
        </w:rPr>
        <w:lastRenderedPageBreak/>
        <w:t>MDR</w:t>
      </w:r>
      <w:r w:rsidRPr="00A12BD9">
        <w:rPr>
          <w:rFonts w:hint="eastAsia"/>
        </w:rPr>
        <w:t>服務內容說明</w:t>
      </w:r>
      <w:bookmarkEnd w:id="4"/>
      <w:proofErr w:type="spellEnd"/>
    </w:p>
    <w:p w14:paraId="31A2C6F1" w14:textId="6AD79CF8" w:rsidR="00A12BD9" w:rsidRDefault="00A12BD9" w:rsidP="00A12BD9">
      <w:pPr>
        <w:pStyle w:val="ab"/>
      </w:pPr>
      <w:bookmarkStart w:id="5" w:name="_Toc119583019"/>
      <w:proofErr w:type="spellStart"/>
      <w:r w:rsidRPr="00A12BD9">
        <w:rPr>
          <w:rFonts w:hint="eastAsia"/>
        </w:rPr>
        <w:t>MDR</w:t>
      </w:r>
      <w:r w:rsidRPr="00A12BD9">
        <w:rPr>
          <w:rFonts w:hint="eastAsia"/>
        </w:rPr>
        <w:t>服務架構說明</w:t>
      </w:r>
      <w:bookmarkEnd w:id="5"/>
      <w:proofErr w:type="spellEnd"/>
    </w:p>
    <w:p w14:paraId="31901C32" w14:textId="5A43F463" w:rsidR="00A12BD9" w:rsidRDefault="00297F0A" w:rsidP="00A12BD9">
      <w:pPr>
        <w:pStyle w:val="aff5"/>
      </w:pPr>
      <w:commentRangeStart w:id="6"/>
      <w:commentRangeStart w:id="7"/>
      <w:proofErr w:type="spellStart"/>
      <w:r w:rsidRPr="00297F0A">
        <w:rPr>
          <w:rFonts w:hint="eastAsia"/>
        </w:rPr>
        <w:t>中華電信股份有限公司企業客戶分公司</w:t>
      </w:r>
      <w:r>
        <w:rPr>
          <w:rFonts w:hint="eastAsia"/>
          <w:lang w:eastAsia="zh-TW"/>
        </w:rPr>
        <w:t>與</w:t>
      </w:r>
      <w:proofErr w:type="gramStart"/>
      <w:r w:rsidRPr="00297F0A">
        <w:rPr>
          <w:rFonts w:hint="eastAsia"/>
          <w:lang w:eastAsia="zh-TW"/>
        </w:rPr>
        <w:t>中華資安國際</w:t>
      </w:r>
      <w:proofErr w:type="gramEnd"/>
      <w:r w:rsidRPr="00297F0A">
        <w:rPr>
          <w:rFonts w:hint="eastAsia"/>
          <w:lang w:eastAsia="zh-TW"/>
        </w:rPr>
        <w:t>股份有限公司</w:t>
      </w:r>
      <w:r w:rsidRPr="00297F0A">
        <w:rPr>
          <w:rFonts w:hint="eastAsia"/>
        </w:rPr>
        <w:t>服務團隊</w:t>
      </w:r>
      <w:proofErr w:type="spellEnd"/>
      <w:r w:rsidRPr="00297F0A">
        <w:rPr>
          <w:rFonts w:hint="eastAsia"/>
        </w:rPr>
        <w:t>(</w:t>
      </w:r>
      <w:proofErr w:type="spellStart"/>
      <w:r w:rsidRPr="00297F0A">
        <w:rPr>
          <w:rFonts w:hint="eastAsia"/>
        </w:rPr>
        <w:t>下稱本團隊</w:t>
      </w:r>
      <w:proofErr w:type="spellEnd"/>
      <w:r w:rsidRPr="00297F0A">
        <w:rPr>
          <w:rFonts w:hint="eastAsia"/>
        </w:rPr>
        <w:t>)</w:t>
      </w:r>
      <w:commentRangeEnd w:id="6"/>
      <w:proofErr w:type="spellStart"/>
      <w:r w:rsidR="00C53C1E">
        <w:rPr>
          <w:rStyle w:val="affff9"/>
        </w:rPr>
        <w:commentReference w:id="6"/>
      </w:r>
      <w:commentRangeEnd w:id="7"/>
      <w:r w:rsidR="00EE678B">
        <w:rPr>
          <w:rStyle w:val="affff9"/>
        </w:rPr>
        <w:commentReference w:id="7"/>
      </w:r>
      <w:r w:rsidR="00A12BD9">
        <w:rPr>
          <w:rFonts w:hint="eastAsia"/>
        </w:rPr>
        <w:t>提供端點威脅偵測應變系統於</w:t>
      </w:r>
      <w:r w:rsidRPr="00297F0A">
        <w:rPr>
          <w:rFonts w:hint="eastAsia"/>
        </w:rPr>
        <w:t>中華民國人壽保險商業同業公會</w:t>
      </w:r>
      <w:proofErr w:type="spellEnd"/>
      <w:r w:rsidRPr="00297F0A">
        <w:rPr>
          <w:rFonts w:hint="eastAsia"/>
        </w:rPr>
        <w:t>(</w:t>
      </w:r>
      <w:proofErr w:type="spellStart"/>
      <w:r w:rsidRPr="00297F0A">
        <w:rPr>
          <w:rFonts w:hint="eastAsia"/>
        </w:rPr>
        <w:t>以下稱壽險公會</w:t>
      </w:r>
      <w:proofErr w:type="spellEnd"/>
      <w:r w:rsidRPr="00297F0A">
        <w:rPr>
          <w:rFonts w:hint="eastAsia"/>
        </w:rPr>
        <w:t>)</w:t>
      </w:r>
      <w:r w:rsidR="00A12BD9">
        <w:rPr>
          <w:rFonts w:hint="eastAsia"/>
        </w:rPr>
        <w:t>(</w:t>
      </w:r>
      <w:proofErr w:type="spellStart"/>
      <w:r w:rsidR="00A12BD9">
        <w:rPr>
          <w:rFonts w:hint="eastAsia"/>
        </w:rPr>
        <w:t>使用</w:t>
      </w:r>
      <w:r w:rsidR="008B3F16" w:rsidRPr="008B3F16">
        <w:t>VMware</w:t>
      </w:r>
      <w:proofErr w:type="spellEnd"/>
      <w:r w:rsidR="008B3F16" w:rsidRPr="008B3F16">
        <w:t xml:space="preserve"> Carbon Black Endpoint</w:t>
      </w:r>
      <w:r w:rsidR="00A12BD9">
        <w:rPr>
          <w:rFonts w:hint="eastAsia"/>
        </w:rPr>
        <w:t>解決方案</w:t>
      </w:r>
      <w:r w:rsidR="00A12BD9">
        <w:rPr>
          <w:rFonts w:hint="eastAsia"/>
        </w:rPr>
        <w:t>)</w:t>
      </w:r>
      <w:r w:rsidR="00A12BD9">
        <w:rPr>
          <w:rFonts w:hint="eastAsia"/>
        </w:rPr>
        <w:t>，即時監控偵測端點設備執行程序與</w:t>
      </w:r>
      <w:proofErr w:type="gramStart"/>
      <w:r w:rsidR="00A12BD9">
        <w:rPr>
          <w:rFonts w:hint="eastAsia"/>
        </w:rPr>
        <w:t>系統資安狀態</w:t>
      </w:r>
      <w:proofErr w:type="gramEnd"/>
      <w:r w:rsidR="00A12BD9">
        <w:rPr>
          <w:rFonts w:hint="eastAsia"/>
        </w:rPr>
        <w:t>，提供即時</w:t>
      </w:r>
      <w:proofErr w:type="gramStart"/>
      <w:r w:rsidR="00A12BD9">
        <w:rPr>
          <w:rFonts w:hint="eastAsia"/>
        </w:rPr>
        <w:t>的資安事件</w:t>
      </w:r>
      <w:proofErr w:type="gramEnd"/>
      <w:r w:rsidR="00A12BD9">
        <w:rPr>
          <w:rFonts w:hint="eastAsia"/>
        </w:rPr>
        <w:t>偵測與自動應變的功能。同時提供端點防獨保護（</w:t>
      </w:r>
      <w:r w:rsidR="00A12BD9">
        <w:rPr>
          <w:rFonts w:hint="eastAsia"/>
        </w:rPr>
        <w:t>Next-Generation Antivirus, NGAV</w:t>
      </w:r>
      <w:r w:rsidR="00A12BD9">
        <w:rPr>
          <w:rFonts w:hint="eastAsia"/>
        </w:rPr>
        <w:t>）能夠偵測與防禦惡意攻擊，快速防禦已知的惡意軟體，能夠即時識別並終止病毒攻擊。同時能以機器學習行為模式的偵測進階持續性威脅（</w:t>
      </w:r>
      <w:r w:rsidR="00A12BD9">
        <w:rPr>
          <w:rFonts w:hint="eastAsia"/>
        </w:rPr>
        <w:t>Advanced Persistent Threat, APT</w:t>
      </w:r>
      <w:r w:rsidR="00A12BD9">
        <w:rPr>
          <w:rFonts w:hint="eastAsia"/>
        </w:rPr>
        <w:t>）。</w:t>
      </w:r>
    </w:p>
    <w:p w14:paraId="6CADBD58" w14:textId="36D0BAD3" w:rsidR="00A12BD9" w:rsidRDefault="00A12BD9" w:rsidP="00A12BD9">
      <w:pPr>
        <w:pStyle w:val="aff5"/>
      </w:pPr>
      <w:proofErr w:type="spellStart"/>
      <w:r>
        <w:rPr>
          <w:rFonts w:hint="eastAsia"/>
        </w:rPr>
        <w:t>本服務</w:t>
      </w:r>
      <w:r>
        <w:rPr>
          <w:rFonts w:hint="eastAsia"/>
          <w:lang w:eastAsia="zh-TW"/>
        </w:rPr>
        <w:t>主要與</w:t>
      </w:r>
      <w:r>
        <w:rPr>
          <w:rFonts w:hint="eastAsia"/>
        </w:rPr>
        <w:t>SOC</w:t>
      </w:r>
      <w:proofErr w:type="gramStart"/>
      <w:r>
        <w:rPr>
          <w:rFonts w:hint="eastAsia"/>
        </w:rPr>
        <w:t>資安監控</w:t>
      </w:r>
      <w:proofErr w:type="gramEnd"/>
      <w:r w:rsidR="00B561E0">
        <w:rPr>
          <w:rFonts w:hint="eastAsia"/>
          <w:lang w:eastAsia="zh-TW"/>
        </w:rPr>
        <w:t>中心</w:t>
      </w:r>
      <w:proofErr w:type="spellEnd"/>
      <w:r>
        <w:rPr>
          <w:rFonts w:hint="eastAsia"/>
        </w:rPr>
        <w:t>資訊整合於同一平台，進行端點</w:t>
      </w:r>
      <w:r>
        <w:rPr>
          <w:rFonts w:hint="eastAsia"/>
        </w:rPr>
        <w:t>MDR</w:t>
      </w:r>
      <w:r>
        <w:rPr>
          <w:rFonts w:hint="eastAsia"/>
        </w:rPr>
        <w:t>端點威脅偵測應變服務與所有設備監控</w:t>
      </w:r>
      <w:r>
        <w:rPr>
          <w:rFonts w:hint="eastAsia"/>
        </w:rPr>
        <w:t>(</w:t>
      </w:r>
      <w:r>
        <w:rPr>
          <w:rFonts w:hint="eastAsia"/>
        </w:rPr>
        <w:t>如：</w:t>
      </w:r>
      <w:r>
        <w:rPr>
          <w:rFonts w:hint="eastAsia"/>
        </w:rPr>
        <w:t>IDS</w:t>
      </w:r>
      <w:r>
        <w:rPr>
          <w:rFonts w:hint="eastAsia"/>
        </w:rPr>
        <w:t>、防火牆、</w:t>
      </w:r>
      <w:r>
        <w:rPr>
          <w:rFonts w:hint="eastAsia"/>
        </w:rPr>
        <w:t>WAF)</w:t>
      </w:r>
      <w:r>
        <w:rPr>
          <w:rFonts w:hint="eastAsia"/>
        </w:rPr>
        <w:t>，</w:t>
      </w:r>
      <w:proofErr w:type="gramStart"/>
      <w:r>
        <w:rPr>
          <w:rFonts w:hint="eastAsia"/>
        </w:rPr>
        <w:t>統一資安事件</w:t>
      </w:r>
      <w:proofErr w:type="gramEnd"/>
      <w:r>
        <w:rPr>
          <w:rFonts w:hint="eastAsia"/>
        </w:rPr>
        <w:t>通報與事件單追蹤管理，讓管理者專注於統一來源</w:t>
      </w:r>
      <w:proofErr w:type="gramStart"/>
      <w:r>
        <w:rPr>
          <w:rFonts w:hint="eastAsia"/>
        </w:rPr>
        <w:t>的資安事件</w:t>
      </w:r>
      <w:proofErr w:type="gramEnd"/>
      <w:r>
        <w:rPr>
          <w:rFonts w:hint="eastAsia"/>
        </w:rPr>
        <w:t>風險管理</w:t>
      </w:r>
      <w:r w:rsidR="00464D2B">
        <w:rPr>
          <w:rFonts w:hint="eastAsia"/>
          <w:lang w:eastAsia="zh-TW"/>
        </w:rPr>
        <w:t>。</w:t>
      </w:r>
    </w:p>
    <w:p w14:paraId="4EFBCA9C" w14:textId="70B53C8B" w:rsidR="00A12BD9" w:rsidRDefault="008B3F16" w:rsidP="00B662BB">
      <w:pPr>
        <w:jc w:val="center"/>
        <w:rPr>
          <w:lang w:val="x-none" w:eastAsia="x-none"/>
        </w:rPr>
      </w:pPr>
      <w:r>
        <w:rPr>
          <w:noProof/>
        </w:rPr>
        <w:drawing>
          <wp:inline distT="0" distB="0" distL="0" distR="0" wp14:anchorId="7F574CFD" wp14:editId="517AD7CA">
            <wp:extent cx="5365115" cy="37007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5115" cy="3700780"/>
                    </a:xfrm>
                    <a:prstGeom prst="rect">
                      <a:avLst/>
                    </a:prstGeom>
                    <a:noFill/>
                  </pic:spPr>
                </pic:pic>
              </a:graphicData>
            </a:graphic>
          </wp:inline>
        </w:drawing>
      </w:r>
    </w:p>
    <w:p w14:paraId="41FFEC8A" w14:textId="38EE3CDC" w:rsidR="00A12BD9" w:rsidRDefault="00A12BD9" w:rsidP="00A12BD9">
      <w:pPr>
        <w:pStyle w:val="affe"/>
        <w:spacing w:before="95" w:after="190"/>
        <w:rPr>
          <w:lang w:val="x-none" w:eastAsia="x-none"/>
        </w:rPr>
      </w:pPr>
      <w:bookmarkStart w:id="8" w:name="_Toc119507455"/>
      <w:r>
        <w:rPr>
          <w:rFonts w:hint="eastAsia"/>
        </w:rPr>
        <w:lastRenderedPageBreak/>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1</w:t>
      </w:r>
      <w:r>
        <w:fldChar w:fldCharType="end"/>
      </w:r>
      <w:r>
        <w:rPr>
          <w:rFonts w:hint="eastAsia"/>
        </w:rPr>
        <w:t>、</w:t>
      </w:r>
      <w:proofErr w:type="spellStart"/>
      <w:r w:rsidRPr="00A12BD9">
        <w:rPr>
          <w:rFonts w:hint="eastAsia"/>
          <w:lang w:val="x-none" w:eastAsia="x-none"/>
        </w:rPr>
        <w:t>MDR</w:t>
      </w:r>
      <w:r w:rsidRPr="00A12BD9">
        <w:rPr>
          <w:rFonts w:hint="eastAsia"/>
          <w:lang w:val="x-none" w:eastAsia="x-none"/>
        </w:rPr>
        <w:t>威脅偵測應變服務系統架構</w:t>
      </w:r>
      <w:bookmarkEnd w:id="8"/>
      <w:r w:rsidR="00AC30F7" w:rsidRPr="00C53C1E">
        <w:rPr>
          <w:rFonts w:hint="eastAsia"/>
          <w:lang w:val="x-none"/>
          <w:rPrChange w:id="9" w:author="傅駿勳" w:date="2022-12-14T16:19:00Z">
            <w:rPr>
              <w:rFonts w:hint="eastAsia"/>
              <w:highlight w:val="yellow"/>
              <w:lang w:val="x-none"/>
            </w:rPr>
          </w:rPrChange>
        </w:rPr>
        <w:t>示意圖</w:t>
      </w:r>
      <w:proofErr w:type="spellEnd"/>
    </w:p>
    <w:p w14:paraId="2C3778F1" w14:textId="15E9F062" w:rsidR="00DD514C" w:rsidRDefault="00DD514C" w:rsidP="00DD514C">
      <w:pPr>
        <w:pStyle w:val="ab"/>
      </w:pPr>
      <w:bookmarkStart w:id="10" w:name="_Toc119583020"/>
      <w:proofErr w:type="spellStart"/>
      <w:r w:rsidRPr="003E3D2A">
        <w:rPr>
          <w:rFonts w:hint="eastAsia"/>
        </w:rPr>
        <w:t>監控範圍與</w:t>
      </w:r>
      <w:ins w:id="11" w:author="傅駿勳" w:date="2022-12-14T16:15:00Z">
        <w:r w:rsidR="00C53C1E">
          <w:rPr>
            <w:rFonts w:hint="eastAsia"/>
            <w:lang w:eastAsia="zh-TW"/>
          </w:rPr>
          <w:t>監控</w:t>
        </w:r>
      </w:ins>
      <w:r w:rsidRPr="003E3D2A">
        <w:rPr>
          <w:rFonts w:hint="eastAsia"/>
        </w:rPr>
        <w:t>服務</w:t>
      </w:r>
      <w:del w:id="12" w:author="傅駿勳" w:date="2022-12-14T16:15:00Z">
        <w:r w:rsidRPr="003E3D2A" w:rsidDel="00C53C1E">
          <w:rPr>
            <w:rFonts w:hint="eastAsia"/>
          </w:rPr>
          <w:delText>時間</w:delText>
        </w:r>
      </w:del>
      <w:bookmarkEnd w:id="10"/>
      <w:ins w:id="13" w:author="傅駿勳" w:date="2022-12-14T16:15:00Z">
        <w:r w:rsidR="00C53C1E">
          <w:rPr>
            <w:rFonts w:hint="eastAsia"/>
            <w:lang w:eastAsia="zh-TW"/>
          </w:rPr>
          <w:t>期間</w:t>
        </w:r>
      </w:ins>
      <w:proofErr w:type="spellEnd"/>
    </w:p>
    <w:p w14:paraId="09683AB4" w14:textId="7E415A70" w:rsidR="003E3D2A" w:rsidRDefault="003E3D2A" w:rsidP="003E3D2A">
      <w:pPr>
        <w:pStyle w:val="ac"/>
      </w:pPr>
      <w:bookmarkStart w:id="14" w:name="_Toc119583021"/>
      <w:r>
        <w:rPr>
          <w:rFonts w:hint="eastAsia"/>
          <w:lang w:eastAsia="zh-TW"/>
        </w:rPr>
        <w:t>監控時間</w:t>
      </w:r>
      <w:bookmarkEnd w:id="14"/>
    </w:p>
    <w:p w14:paraId="35860F10" w14:textId="48CEB781" w:rsidR="003E3D2A" w:rsidDel="00B561E0" w:rsidRDefault="003E3D2A" w:rsidP="003E3D2A">
      <w:pPr>
        <w:pStyle w:val="aff7"/>
        <w:rPr>
          <w:del w:id="15" w:author="姜 廷儒" w:date="2022-12-17T21:44:00Z"/>
        </w:rPr>
      </w:pPr>
      <w:r w:rsidRPr="003E3D2A">
        <w:rPr>
          <w:rFonts w:hint="eastAsia"/>
        </w:rPr>
        <w:t>正式監控服務期間從民國</w:t>
      </w:r>
      <w:r w:rsidR="008B3F16" w:rsidRPr="00C53C1E">
        <w:rPr>
          <w:rFonts w:hint="eastAsia"/>
          <w:lang w:eastAsia="zh-TW"/>
        </w:rPr>
        <w:t>1</w:t>
      </w:r>
      <w:r w:rsidR="008B3F16" w:rsidRPr="00C53C1E">
        <w:rPr>
          <w:lang w:eastAsia="zh-TW"/>
        </w:rPr>
        <w:t>1</w:t>
      </w:r>
      <w:r w:rsidR="009E0433" w:rsidRPr="00C53C1E">
        <w:rPr>
          <w:rFonts w:hint="eastAsia"/>
          <w:lang w:eastAsia="zh-TW"/>
        </w:rPr>
        <w:t>2</w:t>
      </w:r>
      <w:r w:rsidRPr="00C53C1E">
        <w:rPr>
          <w:rFonts w:hint="eastAsia"/>
        </w:rPr>
        <w:t>年</w:t>
      </w:r>
      <w:r w:rsidR="009E0433" w:rsidRPr="00C53C1E">
        <w:rPr>
          <w:rFonts w:hint="eastAsia"/>
        </w:rPr>
        <w:t>1</w:t>
      </w:r>
      <w:r w:rsidRPr="00C53C1E">
        <w:rPr>
          <w:rFonts w:hint="eastAsia"/>
        </w:rPr>
        <w:t>月</w:t>
      </w:r>
      <w:r w:rsidR="008B3F16" w:rsidRPr="00C53C1E">
        <w:t>1</w:t>
      </w:r>
      <w:r w:rsidRPr="00C53C1E">
        <w:rPr>
          <w:rFonts w:hint="eastAsia"/>
        </w:rPr>
        <w:t>日至民國</w:t>
      </w:r>
      <w:r w:rsidR="009B46A3" w:rsidRPr="00C53C1E">
        <w:t>116</w:t>
      </w:r>
      <w:r w:rsidRPr="00C53C1E">
        <w:rPr>
          <w:rFonts w:hint="eastAsia"/>
        </w:rPr>
        <w:t>年</w:t>
      </w:r>
      <w:r w:rsidR="009E0433" w:rsidRPr="00C53C1E">
        <w:rPr>
          <w:rFonts w:hint="eastAsia"/>
        </w:rPr>
        <w:t>1</w:t>
      </w:r>
      <w:r w:rsidR="009E0433" w:rsidRPr="00C53C1E">
        <w:t>2</w:t>
      </w:r>
      <w:r w:rsidRPr="00C53C1E">
        <w:rPr>
          <w:rFonts w:hint="eastAsia"/>
        </w:rPr>
        <w:t>月</w:t>
      </w:r>
      <w:r w:rsidR="009E0433" w:rsidRPr="00C53C1E">
        <w:rPr>
          <w:rFonts w:hint="eastAsia"/>
        </w:rPr>
        <w:t>3</w:t>
      </w:r>
      <w:r w:rsidR="009E0433" w:rsidRPr="00C53C1E">
        <w:t>1</w:t>
      </w:r>
      <w:r w:rsidRPr="00C53C1E">
        <w:rPr>
          <w:rFonts w:hint="eastAsia"/>
        </w:rPr>
        <w:t>日止。</w:t>
      </w:r>
      <w:del w:id="16" w:author="姜 廷儒" w:date="2022-12-17T21:44:00Z">
        <w:r w:rsidRPr="002F636D" w:rsidDel="00B561E0">
          <w:rPr>
            <w:rFonts w:hint="eastAsia"/>
            <w:strike/>
            <w:rPrChange w:id="17" w:author="姜 廷儒" w:date="2022-12-16T11:10:00Z">
              <w:rPr>
                <w:rFonts w:hint="eastAsia"/>
              </w:rPr>
            </w:rPrChange>
          </w:rPr>
          <w:delText>其中建置期間，會依據</w:delText>
        </w:r>
        <w:commentRangeStart w:id="18"/>
        <w:commentRangeStart w:id="19"/>
        <w:r w:rsidRPr="002F636D" w:rsidDel="00B561E0">
          <w:rPr>
            <w:rFonts w:hint="eastAsia"/>
            <w:strike/>
            <w:highlight w:val="yellow"/>
            <w:rPrChange w:id="20" w:author="姜 廷儒" w:date="2022-12-16T11:10:00Z">
              <w:rPr>
                <w:rFonts w:hint="eastAsia"/>
              </w:rPr>
            </w:rPrChange>
          </w:rPr>
          <w:delText>第二章第五節</w:delText>
        </w:r>
        <w:commentRangeEnd w:id="18"/>
        <w:r w:rsidR="00C53C1E" w:rsidRPr="002F636D" w:rsidDel="00B561E0">
          <w:rPr>
            <w:rStyle w:val="affff9"/>
            <w:strike/>
            <w:highlight w:val="yellow"/>
            <w:rPrChange w:id="21" w:author="姜 廷儒" w:date="2022-12-16T11:10:00Z">
              <w:rPr>
                <w:rStyle w:val="affff9"/>
              </w:rPr>
            </w:rPrChange>
          </w:rPr>
          <w:commentReference w:id="18"/>
        </w:r>
      </w:del>
      <w:commentRangeEnd w:id="19"/>
      <w:r w:rsidR="00F24F49">
        <w:rPr>
          <w:rStyle w:val="affff9"/>
          <w:kern w:val="2"/>
        </w:rPr>
        <w:commentReference w:id="19"/>
      </w:r>
      <w:del w:id="22" w:author="姜 廷儒" w:date="2022-12-17T21:44:00Z">
        <w:r w:rsidRPr="002F636D" w:rsidDel="00B561E0">
          <w:rPr>
            <w:rFonts w:hint="eastAsia"/>
            <w:strike/>
            <w:rPrChange w:id="23" w:author="姜 廷儒" w:date="2022-12-16T11:10:00Z">
              <w:rPr>
                <w:rFonts w:hint="eastAsia"/>
              </w:rPr>
            </w:rPrChange>
          </w:rPr>
          <w:delText>之建議建置服務與監控項目逐步加強監控效果。</w:delText>
        </w:r>
      </w:del>
    </w:p>
    <w:p w14:paraId="38F49C79" w14:textId="1C71C13D" w:rsidR="00DF3311" w:rsidRDefault="00DF3311">
      <w:pPr>
        <w:pStyle w:val="aff7"/>
        <w:pPrChange w:id="24" w:author="姜 廷儒" w:date="2022-12-17T21:44:00Z">
          <w:pPr>
            <w:pStyle w:val="affff5"/>
          </w:pPr>
        </w:pPrChange>
      </w:pPr>
      <w:bookmarkStart w:id="25" w:name="_Toc119583022"/>
      <w:r w:rsidRPr="00DF3311">
        <w:rPr>
          <w:rFonts w:hint="eastAsia"/>
        </w:rPr>
        <w:t>監控端點位於網段</w:t>
      </w:r>
      <w:bookmarkEnd w:id="25"/>
    </w:p>
    <w:tbl>
      <w:tblPr>
        <w:tblStyle w:val="4-51"/>
        <w:tblW w:w="7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3935"/>
      </w:tblGrid>
      <w:tr w:rsidR="00DF3311" w:rsidRPr="00DF3311" w14:paraId="6F27C516" w14:textId="77777777" w:rsidTr="00DF3311">
        <w:trPr>
          <w:cnfStyle w:val="000000100000" w:firstRow="0" w:lastRow="0" w:firstColumn="0" w:lastColumn="0" w:oddVBand="0" w:evenVBand="0" w:oddHBand="1" w:evenHBand="0" w:firstRowFirstColumn="0" w:firstRowLastColumn="0" w:lastRowFirstColumn="0" w:lastRowLastColumn="0"/>
          <w:trHeight w:val="586"/>
          <w:jc w:val="center"/>
        </w:trPr>
        <w:tc>
          <w:tcPr>
            <w:cnfStyle w:val="000010000000" w:firstRow="0" w:lastRow="0" w:firstColumn="0" w:lastColumn="0" w:oddVBand="1" w:evenVBand="0" w:oddHBand="0" w:evenHBand="0" w:firstRowFirstColumn="0" w:firstRowLastColumn="0" w:lastRowFirstColumn="0" w:lastRowLastColumn="0"/>
            <w:tcW w:w="3686" w:type="dxa"/>
            <w:shd w:val="clear" w:color="auto" w:fill="D9D9D9" w:themeFill="background1" w:themeFillShade="D9"/>
            <w:vAlign w:val="center"/>
          </w:tcPr>
          <w:p w14:paraId="6FEA2EB2" w14:textId="77777777" w:rsidR="00DF3311" w:rsidRPr="00DF3311" w:rsidRDefault="00DF3311" w:rsidP="00DF3311">
            <w:pPr>
              <w:widowControl/>
              <w:jc w:val="center"/>
              <w:textAlignment w:val="auto"/>
              <w:rPr>
                <w:rFonts w:ascii="標楷體" w:hAnsi="標楷體"/>
                <w:b/>
                <w:color w:val="000000"/>
                <w:sz w:val="24"/>
                <w:szCs w:val="22"/>
              </w:rPr>
            </w:pPr>
            <w:proofErr w:type="gramStart"/>
            <w:r w:rsidRPr="00DF3311">
              <w:rPr>
                <w:rFonts w:ascii="標楷體" w:hAnsi="標楷體"/>
                <w:b/>
                <w:color w:val="000000"/>
                <w:sz w:val="24"/>
                <w:szCs w:val="22"/>
              </w:rPr>
              <w:t>網段</w:t>
            </w:r>
            <w:proofErr w:type="gramEnd"/>
          </w:p>
        </w:tc>
        <w:tc>
          <w:tcPr>
            <w:tcW w:w="3935" w:type="dxa"/>
            <w:shd w:val="clear" w:color="auto" w:fill="D9D9D9" w:themeFill="background1" w:themeFillShade="D9"/>
            <w:vAlign w:val="center"/>
          </w:tcPr>
          <w:p w14:paraId="060E56E2" w14:textId="77777777" w:rsidR="00DF3311" w:rsidRPr="00DF3311" w:rsidRDefault="00DF3311" w:rsidP="00DF3311">
            <w:pPr>
              <w:widowControl/>
              <w:jc w:val="center"/>
              <w:textAlignment w:val="auto"/>
              <w:cnfStyle w:val="000000100000" w:firstRow="0" w:lastRow="0" w:firstColumn="0" w:lastColumn="0" w:oddVBand="0" w:evenVBand="0" w:oddHBand="1" w:evenHBand="0" w:firstRowFirstColumn="0" w:firstRowLastColumn="0" w:lastRowFirstColumn="0" w:lastRowLastColumn="0"/>
              <w:rPr>
                <w:rFonts w:ascii="標楷體" w:hAnsi="標楷體"/>
                <w:b/>
                <w:color w:val="000000"/>
                <w:sz w:val="24"/>
                <w:szCs w:val="22"/>
              </w:rPr>
            </w:pPr>
            <w:r w:rsidRPr="00DF3311">
              <w:rPr>
                <w:rFonts w:ascii="標楷體" w:hAnsi="標楷體"/>
                <w:b/>
                <w:color w:val="000000"/>
                <w:sz w:val="24"/>
                <w:szCs w:val="22"/>
              </w:rPr>
              <w:t>用途</w:t>
            </w:r>
          </w:p>
        </w:tc>
      </w:tr>
      <w:tr w:rsidR="009749F7" w:rsidRPr="00DF3311" w14:paraId="1AF19A45" w14:textId="77777777" w:rsidTr="00DF3311">
        <w:trPr>
          <w:trHeight w:val="586"/>
          <w:jc w:val="center"/>
        </w:trPr>
        <w:tc>
          <w:tcPr>
            <w:cnfStyle w:val="000010000000" w:firstRow="0" w:lastRow="0" w:firstColumn="0" w:lastColumn="0" w:oddVBand="1" w:evenVBand="0" w:oddHBand="0" w:evenHBand="0" w:firstRowFirstColumn="0" w:firstRowLastColumn="0" w:lastRowFirstColumn="0" w:lastRowLastColumn="0"/>
            <w:tcW w:w="3686" w:type="dxa"/>
            <w:shd w:val="clear" w:color="auto" w:fill="auto"/>
            <w:vAlign w:val="center"/>
          </w:tcPr>
          <w:p w14:paraId="30FEE2FB" w14:textId="77777777" w:rsidR="009749F7" w:rsidRPr="00CA52AF" w:rsidRDefault="009749F7" w:rsidP="009749F7">
            <w:pPr>
              <w:jc w:val="center"/>
              <w:textAlignment w:val="auto"/>
              <w:rPr>
                <w:rFonts w:ascii="標楷體" w:hAnsi="標楷體"/>
                <w:color w:val="FF0000"/>
                <w:sz w:val="24"/>
                <w:szCs w:val="22"/>
              </w:rPr>
            </w:pPr>
            <w:r w:rsidRPr="00CA52AF">
              <w:rPr>
                <w:rFonts w:ascii="標楷體" w:hAnsi="標楷體"/>
                <w:color w:val="FF0000"/>
                <w:sz w:val="24"/>
                <w:szCs w:val="22"/>
              </w:rPr>
              <w:t>10.210.0.0/16</w:t>
            </w:r>
          </w:p>
          <w:p w14:paraId="5565CCD8" w14:textId="3D568615" w:rsidR="009749F7" w:rsidRPr="009B46A3" w:rsidRDefault="009749F7" w:rsidP="009749F7">
            <w:pPr>
              <w:jc w:val="center"/>
              <w:textAlignment w:val="auto"/>
              <w:rPr>
                <w:rFonts w:ascii="標楷體" w:hAnsi="標楷體"/>
                <w:color w:val="FF0000"/>
                <w:sz w:val="24"/>
                <w:szCs w:val="22"/>
              </w:rPr>
            </w:pPr>
            <w:r w:rsidRPr="00CA52AF">
              <w:rPr>
                <w:rFonts w:ascii="標楷體" w:hAnsi="標楷體"/>
                <w:color w:val="FF0000"/>
                <w:sz w:val="24"/>
                <w:szCs w:val="22"/>
              </w:rPr>
              <w:t>10.211.0.0/16</w:t>
            </w:r>
          </w:p>
        </w:tc>
        <w:tc>
          <w:tcPr>
            <w:tcW w:w="3935" w:type="dxa"/>
            <w:shd w:val="clear" w:color="auto" w:fill="auto"/>
            <w:vAlign w:val="center"/>
          </w:tcPr>
          <w:p w14:paraId="3D705ECC" w14:textId="6F9F7B1E" w:rsidR="009749F7" w:rsidRPr="00DF3311" w:rsidRDefault="009749F7" w:rsidP="009749F7">
            <w:pPr>
              <w:jc w:val="center"/>
              <w:textAlignment w:val="auto"/>
              <w:cnfStyle w:val="000000000000" w:firstRow="0" w:lastRow="0" w:firstColumn="0" w:lastColumn="0" w:oddVBand="0" w:evenVBand="0" w:oddHBand="0" w:evenHBand="0" w:firstRowFirstColumn="0" w:firstRowLastColumn="0" w:lastRowFirstColumn="0" w:lastRowLastColumn="0"/>
              <w:rPr>
                <w:rFonts w:ascii="標楷體" w:hAnsi="標楷體"/>
                <w:color w:val="000000"/>
                <w:sz w:val="24"/>
                <w:szCs w:val="22"/>
              </w:rPr>
            </w:pPr>
            <w:r w:rsidRPr="009B46A3">
              <w:rPr>
                <w:rFonts w:ascii="標楷體" w:hAnsi="標楷體" w:hint="eastAsia"/>
                <w:color w:val="000000"/>
                <w:sz w:val="24"/>
                <w:szCs w:val="22"/>
              </w:rPr>
              <w:t>壽險公會中心端</w:t>
            </w:r>
          </w:p>
        </w:tc>
      </w:tr>
      <w:tr w:rsidR="009749F7" w:rsidRPr="00DF3311" w14:paraId="344AB3DB" w14:textId="77777777" w:rsidTr="00DF3311">
        <w:trPr>
          <w:cnfStyle w:val="000000100000" w:firstRow="0" w:lastRow="0" w:firstColumn="0" w:lastColumn="0" w:oddVBand="0" w:evenVBand="0" w:oddHBand="1" w:evenHBand="0" w:firstRowFirstColumn="0" w:firstRowLastColumn="0" w:lastRowFirstColumn="0" w:lastRowLastColumn="0"/>
          <w:trHeight w:val="586"/>
          <w:jc w:val="center"/>
        </w:trPr>
        <w:tc>
          <w:tcPr>
            <w:cnfStyle w:val="000010000000" w:firstRow="0" w:lastRow="0" w:firstColumn="0" w:lastColumn="0" w:oddVBand="1" w:evenVBand="0" w:oddHBand="0" w:evenHBand="0" w:firstRowFirstColumn="0" w:firstRowLastColumn="0" w:lastRowFirstColumn="0" w:lastRowLastColumn="0"/>
            <w:tcW w:w="3686" w:type="dxa"/>
            <w:shd w:val="clear" w:color="auto" w:fill="auto"/>
            <w:vAlign w:val="center"/>
          </w:tcPr>
          <w:p w14:paraId="41B7FA98" w14:textId="552F748C" w:rsidR="009749F7" w:rsidRPr="009B46A3" w:rsidRDefault="009749F7" w:rsidP="009749F7">
            <w:pPr>
              <w:jc w:val="center"/>
              <w:textAlignment w:val="auto"/>
              <w:rPr>
                <w:rFonts w:ascii="標楷體" w:hAnsi="標楷體"/>
                <w:color w:val="FF0000"/>
                <w:sz w:val="24"/>
                <w:szCs w:val="22"/>
              </w:rPr>
            </w:pPr>
            <w:r w:rsidRPr="00CA52AF">
              <w:rPr>
                <w:rFonts w:ascii="標楷體" w:hAnsi="標楷體"/>
                <w:color w:val="FF0000"/>
                <w:kern w:val="1"/>
                <w:sz w:val="24"/>
                <w:lang w:eastAsia="ar-SA"/>
              </w:rPr>
              <w:t>10.210.0.0/16</w:t>
            </w:r>
          </w:p>
        </w:tc>
        <w:tc>
          <w:tcPr>
            <w:tcW w:w="3935" w:type="dxa"/>
            <w:shd w:val="clear" w:color="auto" w:fill="auto"/>
            <w:vAlign w:val="center"/>
          </w:tcPr>
          <w:p w14:paraId="4A157588" w14:textId="2AEEDF4A" w:rsidR="009749F7" w:rsidRPr="00DF3311" w:rsidRDefault="009749F7" w:rsidP="009749F7">
            <w:pPr>
              <w:jc w:val="center"/>
              <w:textAlignment w:val="auto"/>
              <w:cnfStyle w:val="000000100000" w:firstRow="0" w:lastRow="0" w:firstColumn="0" w:lastColumn="0" w:oddVBand="0" w:evenVBand="0" w:oddHBand="1" w:evenHBand="0" w:firstRowFirstColumn="0" w:firstRowLastColumn="0" w:lastRowFirstColumn="0" w:lastRowLastColumn="0"/>
              <w:rPr>
                <w:rFonts w:ascii="標楷體" w:hAnsi="標楷體"/>
                <w:color w:val="000000"/>
                <w:sz w:val="24"/>
                <w:szCs w:val="22"/>
              </w:rPr>
            </w:pPr>
            <w:r w:rsidRPr="009B46A3">
              <w:rPr>
                <w:rFonts w:ascii="標楷體" w:hAnsi="標楷體" w:hint="eastAsia"/>
                <w:color w:val="000000"/>
                <w:sz w:val="24"/>
                <w:szCs w:val="22"/>
              </w:rPr>
              <w:t>保險公司中心端</w:t>
            </w:r>
            <w:r w:rsidRPr="009B46A3">
              <w:rPr>
                <w:rFonts w:ascii="標楷體" w:hAnsi="標楷體"/>
                <w:color w:val="000000"/>
                <w:sz w:val="24"/>
                <w:szCs w:val="22"/>
              </w:rPr>
              <w:t xml:space="preserve"> </w:t>
            </w:r>
          </w:p>
        </w:tc>
      </w:tr>
      <w:tr w:rsidR="009749F7" w:rsidRPr="00DF3311" w14:paraId="4E011A0D" w14:textId="77777777" w:rsidTr="00DF3311">
        <w:trPr>
          <w:trHeight w:val="586"/>
          <w:jc w:val="center"/>
        </w:trPr>
        <w:tc>
          <w:tcPr>
            <w:cnfStyle w:val="000010000000" w:firstRow="0" w:lastRow="0" w:firstColumn="0" w:lastColumn="0" w:oddVBand="1" w:evenVBand="0" w:oddHBand="0" w:evenHBand="0" w:firstRowFirstColumn="0" w:firstRowLastColumn="0" w:lastRowFirstColumn="0" w:lastRowLastColumn="0"/>
            <w:tcW w:w="3686" w:type="dxa"/>
            <w:shd w:val="clear" w:color="auto" w:fill="auto"/>
            <w:vAlign w:val="center"/>
          </w:tcPr>
          <w:p w14:paraId="745F4AB8" w14:textId="77777777" w:rsidR="009749F7" w:rsidRPr="00CA52AF" w:rsidRDefault="009749F7" w:rsidP="009749F7">
            <w:pPr>
              <w:jc w:val="center"/>
              <w:textAlignment w:val="auto"/>
              <w:rPr>
                <w:rFonts w:ascii="標楷體" w:hAnsi="標楷體"/>
                <w:color w:val="FF0000"/>
                <w:kern w:val="1"/>
                <w:sz w:val="24"/>
                <w:lang w:eastAsia="ar-SA"/>
              </w:rPr>
            </w:pPr>
            <w:r w:rsidRPr="00CA52AF">
              <w:rPr>
                <w:rFonts w:ascii="標楷體" w:hAnsi="標楷體"/>
                <w:color w:val="FF0000"/>
                <w:kern w:val="1"/>
                <w:sz w:val="24"/>
                <w:lang w:eastAsia="ar-SA"/>
              </w:rPr>
              <w:t>10.210.0.0/16</w:t>
            </w:r>
          </w:p>
          <w:p w14:paraId="06C27739" w14:textId="77777777" w:rsidR="009749F7" w:rsidRPr="00CA52AF" w:rsidRDefault="009749F7" w:rsidP="009749F7">
            <w:pPr>
              <w:jc w:val="center"/>
              <w:textAlignment w:val="auto"/>
              <w:rPr>
                <w:rFonts w:ascii="標楷體" w:hAnsi="標楷體"/>
                <w:color w:val="FF0000"/>
                <w:kern w:val="1"/>
                <w:sz w:val="24"/>
                <w:lang w:eastAsia="ar-SA"/>
              </w:rPr>
            </w:pPr>
            <w:r w:rsidRPr="00CA52AF">
              <w:rPr>
                <w:rFonts w:ascii="標楷體" w:hAnsi="標楷體"/>
                <w:color w:val="FF0000"/>
                <w:kern w:val="1"/>
                <w:sz w:val="24"/>
                <w:lang w:eastAsia="ar-SA"/>
              </w:rPr>
              <w:t>10.212.0.0/16</w:t>
            </w:r>
          </w:p>
          <w:p w14:paraId="4F629B1F" w14:textId="6D647B47" w:rsidR="009749F7" w:rsidRPr="009B46A3" w:rsidRDefault="009749F7" w:rsidP="009749F7">
            <w:pPr>
              <w:jc w:val="center"/>
              <w:textAlignment w:val="auto"/>
              <w:rPr>
                <w:rFonts w:ascii="標楷體" w:hAnsi="標楷體"/>
                <w:color w:val="FF0000"/>
                <w:kern w:val="1"/>
                <w:sz w:val="24"/>
                <w:lang w:eastAsia="ar-SA"/>
              </w:rPr>
            </w:pPr>
            <w:r w:rsidRPr="00CA52AF">
              <w:rPr>
                <w:rFonts w:ascii="標楷體" w:hAnsi="標楷體"/>
                <w:color w:val="FF0000"/>
                <w:kern w:val="1"/>
                <w:sz w:val="24"/>
                <w:lang w:eastAsia="ar-SA"/>
              </w:rPr>
              <w:t>10.213.0.0/16</w:t>
            </w:r>
          </w:p>
        </w:tc>
        <w:tc>
          <w:tcPr>
            <w:tcW w:w="3935" w:type="dxa"/>
            <w:shd w:val="clear" w:color="auto" w:fill="auto"/>
            <w:vAlign w:val="center"/>
          </w:tcPr>
          <w:p w14:paraId="14E5C69C" w14:textId="497A68F4" w:rsidR="009749F7" w:rsidRPr="009B46A3" w:rsidRDefault="009749F7" w:rsidP="009749F7">
            <w:pPr>
              <w:jc w:val="center"/>
              <w:textAlignment w:val="auto"/>
              <w:cnfStyle w:val="000000000000" w:firstRow="0" w:lastRow="0" w:firstColumn="0" w:lastColumn="0" w:oddVBand="0" w:evenVBand="0" w:oddHBand="0" w:evenHBand="0" w:firstRowFirstColumn="0" w:firstRowLastColumn="0" w:lastRowFirstColumn="0" w:lastRowLastColumn="0"/>
              <w:rPr>
                <w:rFonts w:ascii="標楷體" w:hAnsi="標楷體"/>
                <w:color w:val="000000"/>
                <w:sz w:val="24"/>
                <w:szCs w:val="22"/>
              </w:rPr>
            </w:pPr>
            <w:r>
              <w:rPr>
                <w:rFonts w:ascii="標楷體" w:hAnsi="標楷體" w:hint="eastAsia"/>
                <w:color w:val="000000"/>
                <w:sz w:val="24"/>
                <w:szCs w:val="22"/>
              </w:rPr>
              <w:t>異地</w:t>
            </w:r>
            <w:proofErr w:type="gramStart"/>
            <w:r>
              <w:rPr>
                <w:rFonts w:ascii="標楷體" w:hAnsi="標楷體" w:hint="eastAsia"/>
                <w:color w:val="000000"/>
                <w:sz w:val="24"/>
                <w:szCs w:val="22"/>
              </w:rPr>
              <w:t>備援端</w:t>
            </w:r>
            <w:proofErr w:type="gramEnd"/>
          </w:p>
        </w:tc>
      </w:tr>
    </w:tbl>
    <w:p w14:paraId="530F051F" w14:textId="77777777" w:rsidR="00DF3311" w:rsidRPr="00DF3311" w:rsidRDefault="00DF3311" w:rsidP="00DF3311">
      <w:pPr>
        <w:jc w:val="center"/>
      </w:pPr>
    </w:p>
    <w:p w14:paraId="0E6F1F30" w14:textId="616107A5" w:rsidR="002D61CA" w:rsidRDefault="0025012F" w:rsidP="0025012F">
      <w:pPr>
        <w:pStyle w:val="affff5"/>
        <w:rPr>
          <w:lang w:val="en-US"/>
        </w:rPr>
      </w:pPr>
      <w:bookmarkStart w:id="26" w:name="_Toc119583023"/>
      <w:proofErr w:type="spellStart"/>
      <w:r w:rsidRPr="0025012F">
        <w:rPr>
          <w:rFonts w:hint="eastAsia"/>
          <w:lang w:val="en-US"/>
        </w:rPr>
        <w:t>監控的端點範圍與限制</w:t>
      </w:r>
      <w:bookmarkEnd w:id="26"/>
      <w:proofErr w:type="spellEnd"/>
    </w:p>
    <w:p w14:paraId="79A31FB2" w14:textId="5622839C" w:rsidR="00951439" w:rsidRDefault="00951439" w:rsidP="00951439">
      <w:pPr>
        <w:pStyle w:val="aff7"/>
      </w:pPr>
      <w:proofErr w:type="spellStart"/>
      <w:r w:rsidRPr="00951439">
        <w:rPr>
          <w:rFonts w:hint="eastAsia"/>
        </w:rPr>
        <w:t>本專案將</w:t>
      </w:r>
      <w:r w:rsidRPr="002A53B7">
        <w:rPr>
          <w:rFonts w:hint="eastAsia"/>
          <w:szCs w:val="28"/>
        </w:rPr>
        <w:t>部署</w:t>
      </w:r>
      <w:r w:rsidR="009B46A3" w:rsidRPr="002A53B7">
        <w:rPr>
          <w:rFonts w:ascii="標楷體" w:hAnsi="標楷體" w:hint="eastAsia"/>
          <w:color w:val="000000"/>
          <w:szCs w:val="28"/>
        </w:rPr>
        <w:t>壽險公會中心端</w:t>
      </w:r>
      <w:proofErr w:type="spellEnd"/>
      <w:r w:rsidR="002A53B7">
        <w:rPr>
          <w:rFonts w:ascii="標楷體" w:hAnsi="標楷體" w:hint="eastAsia"/>
          <w:color w:val="000000"/>
          <w:szCs w:val="28"/>
          <w:lang w:eastAsia="zh-TW"/>
        </w:rPr>
        <w:t>、</w:t>
      </w:r>
      <w:proofErr w:type="spellStart"/>
      <w:r w:rsidR="009B46A3" w:rsidRPr="002A53B7">
        <w:rPr>
          <w:rFonts w:ascii="標楷體" w:hAnsi="標楷體" w:hint="eastAsia"/>
          <w:color w:val="000000"/>
          <w:szCs w:val="28"/>
        </w:rPr>
        <w:t>保險公司中心端</w:t>
      </w:r>
      <w:r w:rsidRPr="002A53B7">
        <w:rPr>
          <w:rFonts w:hint="eastAsia"/>
          <w:szCs w:val="28"/>
        </w:rPr>
        <w:t>伺服器</w:t>
      </w:r>
      <w:r w:rsidRPr="00951439">
        <w:rPr>
          <w:rFonts w:hint="eastAsia"/>
        </w:rPr>
        <w:t>端點</w:t>
      </w:r>
      <w:r w:rsidR="002A53B7">
        <w:rPr>
          <w:rFonts w:hint="eastAsia"/>
          <w:lang w:eastAsia="zh-TW"/>
        </w:rPr>
        <w:t>及</w:t>
      </w:r>
      <w:r w:rsidR="002A53B7">
        <w:rPr>
          <w:rFonts w:ascii="標楷體" w:hAnsi="標楷體" w:hint="eastAsia"/>
          <w:color w:val="000000"/>
          <w:szCs w:val="28"/>
          <w:lang w:eastAsia="zh-TW"/>
        </w:rPr>
        <w:t>異地</w:t>
      </w:r>
      <w:proofErr w:type="gramStart"/>
      <w:r w:rsidR="002A53B7">
        <w:rPr>
          <w:rFonts w:ascii="標楷體" w:hAnsi="標楷體" w:hint="eastAsia"/>
          <w:color w:val="000000"/>
          <w:szCs w:val="28"/>
          <w:lang w:eastAsia="zh-TW"/>
        </w:rPr>
        <w:t>備援端</w:t>
      </w:r>
      <w:r w:rsidR="00057551">
        <w:rPr>
          <w:rFonts w:hint="eastAsia"/>
          <w:lang w:eastAsia="zh-TW"/>
        </w:rPr>
        <w:t>總數</w:t>
      </w:r>
      <w:proofErr w:type="gramEnd"/>
      <w:r w:rsidR="003E7EF0">
        <w:rPr>
          <w:rFonts w:hint="eastAsia"/>
          <w:lang w:eastAsia="zh-TW"/>
        </w:rPr>
        <w:t>至多</w:t>
      </w:r>
      <w:r w:rsidR="00057551">
        <w:rPr>
          <w:rFonts w:hint="eastAsia"/>
          <w:lang w:eastAsia="zh-TW"/>
        </w:rPr>
        <w:t>提供</w:t>
      </w:r>
      <w:proofErr w:type="spellEnd"/>
      <w:r w:rsidR="00057551">
        <w:rPr>
          <w:rFonts w:hint="eastAsia"/>
          <w:lang w:eastAsia="zh-TW"/>
        </w:rPr>
        <w:t>200</w:t>
      </w:r>
      <w:r w:rsidR="00057551">
        <w:rPr>
          <w:rFonts w:hint="eastAsia"/>
          <w:lang w:eastAsia="zh-TW"/>
        </w:rPr>
        <w:t>台主機</w:t>
      </w:r>
      <w:r w:rsidRPr="00951439">
        <w:rPr>
          <w:rFonts w:hint="eastAsia"/>
        </w:rPr>
        <w:t>。</w:t>
      </w:r>
    </w:p>
    <w:p w14:paraId="051FDE41" w14:textId="77777777" w:rsidR="00AC30F7" w:rsidRPr="00AC30F7" w:rsidRDefault="00AC30F7" w:rsidP="00AC30F7">
      <w:pPr>
        <w:rPr>
          <w:lang w:val="x-none" w:eastAsia="x-none"/>
        </w:rPr>
      </w:pPr>
    </w:p>
    <w:p w14:paraId="681A1A31" w14:textId="231603EE" w:rsidR="001245FB" w:rsidRDefault="003F7890" w:rsidP="003E3D2A">
      <w:pPr>
        <w:pStyle w:val="ab"/>
      </w:pPr>
      <w:bookmarkStart w:id="27" w:name="_Toc119583024"/>
      <w:r>
        <w:rPr>
          <w:rFonts w:hint="eastAsia"/>
          <w:lang w:eastAsia="zh-TW"/>
        </w:rPr>
        <w:t>前置作業</w:t>
      </w:r>
      <w:bookmarkEnd w:id="27"/>
    </w:p>
    <w:p w14:paraId="005D55FE" w14:textId="677BE6E3" w:rsidR="003F7890" w:rsidRPr="003F7890" w:rsidRDefault="003F7890" w:rsidP="003F7890">
      <w:pPr>
        <w:pStyle w:val="ac"/>
      </w:pPr>
      <w:bookmarkStart w:id="28" w:name="_Toc119583025"/>
      <w:proofErr w:type="spellStart"/>
      <w:r w:rsidRPr="003F7890">
        <w:rPr>
          <w:rFonts w:hint="eastAsia"/>
        </w:rPr>
        <w:t>專用維運通道</w:t>
      </w:r>
      <w:bookmarkEnd w:id="28"/>
      <w:proofErr w:type="spellEnd"/>
    </w:p>
    <w:p w14:paraId="17B8A50D" w14:textId="3416E44D" w:rsidR="003F7890" w:rsidRPr="00B118F5" w:rsidRDefault="009300EB" w:rsidP="003F7890">
      <w:pPr>
        <w:pStyle w:val="aff7"/>
      </w:pPr>
      <w:proofErr w:type="spellStart"/>
      <w:r w:rsidRPr="00B118F5">
        <w:rPr>
          <w:rFonts w:hint="eastAsia"/>
          <w:rPrChange w:id="29" w:author="傅駿勳" w:date="2022-12-14T16:37:00Z">
            <w:rPr>
              <w:rFonts w:hint="eastAsia"/>
              <w:highlight w:val="yellow"/>
            </w:rPr>
          </w:rPrChange>
        </w:rPr>
        <w:t>本服務因需要將蒐集的日誌回傳至</w:t>
      </w:r>
      <w:r w:rsidRPr="00B118F5">
        <w:rPr>
          <w:lang w:eastAsia="zh-TW"/>
          <w:rPrChange w:id="30" w:author="傅駿勳" w:date="2022-12-14T16:37:00Z">
            <w:rPr>
              <w:highlight w:val="yellow"/>
              <w:lang w:eastAsia="zh-TW"/>
            </w:rPr>
          </w:rPrChange>
        </w:rPr>
        <w:t>VMware</w:t>
      </w:r>
      <w:proofErr w:type="spellEnd"/>
      <w:r w:rsidRPr="00B118F5">
        <w:rPr>
          <w:lang w:eastAsia="zh-TW"/>
          <w:rPrChange w:id="31" w:author="傅駿勳" w:date="2022-12-14T16:37:00Z">
            <w:rPr>
              <w:highlight w:val="yellow"/>
              <w:lang w:eastAsia="zh-TW"/>
            </w:rPr>
          </w:rPrChange>
        </w:rPr>
        <w:t xml:space="preserve"> </w:t>
      </w:r>
      <w:proofErr w:type="spellStart"/>
      <w:r w:rsidRPr="00B118F5">
        <w:rPr>
          <w:lang w:eastAsia="zh-TW"/>
          <w:rPrChange w:id="32" w:author="傅駿勳" w:date="2022-12-14T16:37:00Z">
            <w:rPr>
              <w:highlight w:val="yellow"/>
              <w:lang w:eastAsia="zh-TW"/>
            </w:rPr>
          </w:rPrChange>
        </w:rPr>
        <w:t>Black</w:t>
      </w:r>
      <w:r w:rsidRPr="00B118F5">
        <w:rPr>
          <w:rFonts w:hint="eastAsia"/>
          <w:lang w:eastAsia="zh-TW"/>
          <w:rPrChange w:id="33" w:author="傅駿勳" w:date="2022-12-14T16:37:00Z">
            <w:rPr>
              <w:rFonts w:hint="eastAsia"/>
              <w:highlight w:val="yellow"/>
              <w:lang w:eastAsia="zh-TW"/>
            </w:rPr>
          </w:rPrChange>
        </w:rPr>
        <w:t>雲端中控台</w:t>
      </w:r>
      <w:proofErr w:type="spellEnd"/>
      <w:r w:rsidRPr="00B118F5">
        <w:rPr>
          <w:rFonts w:hint="eastAsia"/>
          <w:lang w:eastAsia="zh-TW"/>
          <w:rPrChange w:id="34" w:author="傅駿勳" w:date="2022-12-14T16:37:00Z">
            <w:rPr>
              <w:rFonts w:hint="eastAsia"/>
              <w:highlight w:val="yellow"/>
              <w:lang w:eastAsia="zh-TW"/>
            </w:rPr>
          </w:rPrChange>
        </w:rPr>
        <w:t>，</w:t>
      </w:r>
      <w:proofErr w:type="spellStart"/>
      <w:r w:rsidRPr="00B118F5">
        <w:rPr>
          <w:rFonts w:hint="eastAsia"/>
          <w:rPrChange w:id="35" w:author="傅駿勳" w:date="2022-12-14T16:37:00Z">
            <w:rPr>
              <w:rFonts w:hint="eastAsia"/>
              <w:highlight w:val="yellow"/>
            </w:rPr>
          </w:rPrChange>
        </w:rPr>
        <w:t>並建議以加密</w:t>
      </w:r>
      <w:r w:rsidRPr="00B118F5">
        <w:rPr>
          <w:rPrChange w:id="36" w:author="傅駿勳" w:date="2022-12-14T16:37:00Z">
            <w:rPr>
              <w:highlight w:val="yellow"/>
            </w:rPr>
          </w:rPrChange>
        </w:rPr>
        <w:t>HTTPS</w:t>
      </w:r>
      <w:r w:rsidRPr="00B118F5">
        <w:rPr>
          <w:rFonts w:hint="eastAsia"/>
          <w:rPrChange w:id="37" w:author="傅駿勳" w:date="2022-12-14T16:37:00Z">
            <w:rPr>
              <w:rFonts w:hint="eastAsia"/>
              <w:highlight w:val="yellow"/>
            </w:rPr>
          </w:rPrChange>
        </w:rPr>
        <w:t>作為維運通道加密保護，同時亦建議設定防火牆</w:t>
      </w:r>
      <w:proofErr w:type="gramStart"/>
      <w:r w:rsidRPr="00B118F5">
        <w:rPr>
          <w:rFonts w:hint="eastAsia"/>
          <w:rPrChange w:id="38" w:author="傅駿勳" w:date="2022-12-14T16:37:00Z">
            <w:rPr>
              <w:rFonts w:hint="eastAsia"/>
              <w:highlight w:val="yellow"/>
            </w:rPr>
          </w:rPrChange>
        </w:rPr>
        <w:t>規</w:t>
      </w:r>
      <w:proofErr w:type="gramEnd"/>
      <w:r w:rsidRPr="00B118F5">
        <w:rPr>
          <w:rFonts w:hint="eastAsia"/>
          <w:rPrChange w:id="39" w:author="傅駿勳" w:date="2022-12-14T16:37:00Z">
            <w:rPr>
              <w:rFonts w:hint="eastAsia"/>
              <w:highlight w:val="yellow"/>
            </w:rPr>
          </w:rPrChange>
        </w:rPr>
        <w:t>只開放</w:t>
      </w:r>
      <w:r w:rsidRPr="00B118F5">
        <w:rPr>
          <w:rFonts w:hint="eastAsia"/>
          <w:lang w:eastAsia="zh-TW"/>
          <w:rPrChange w:id="40" w:author="傅駿勳" w:date="2022-12-14T16:37:00Z">
            <w:rPr>
              <w:rFonts w:hint="eastAsia"/>
              <w:highlight w:val="yellow"/>
              <w:lang w:eastAsia="zh-TW"/>
            </w:rPr>
          </w:rPrChange>
        </w:rPr>
        <w:t>以下</w:t>
      </w:r>
      <w:r w:rsidRPr="00B118F5">
        <w:rPr>
          <w:rFonts w:hint="eastAsia"/>
          <w:rPrChange w:id="41" w:author="傅駿勳" w:date="2022-12-14T16:37:00Z">
            <w:rPr>
              <w:rFonts w:hint="eastAsia"/>
              <w:highlight w:val="yellow"/>
            </w:rPr>
          </w:rPrChange>
        </w:rPr>
        <w:t>特定</w:t>
      </w:r>
      <w:r w:rsidRPr="00B118F5">
        <w:rPr>
          <w:rPrChange w:id="42" w:author="傅駿勳" w:date="2022-12-14T16:37:00Z">
            <w:rPr>
              <w:highlight w:val="yellow"/>
            </w:rPr>
          </w:rPrChange>
        </w:rPr>
        <w:t>URL</w:t>
      </w:r>
      <w:r w:rsidRPr="00B118F5">
        <w:rPr>
          <w:rFonts w:hint="eastAsia"/>
          <w:rPrChange w:id="43" w:author="傅駿勳" w:date="2022-12-14T16:37:00Z">
            <w:rPr>
              <w:rFonts w:hint="eastAsia"/>
              <w:highlight w:val="yellow"/>
            </w:rPr>
          </w:rPrChange>
        </w:rPr>
        <w:t>連線，限制防火牆政策，保障</w:t>
      </w:r>
      <w:r w:rsidRPr="00B118F5">
        <w:rPr>
          <w:rPrChange w:id="44" w:author="傅駿勳" w:date="2022-12-14T16:37:00Z">
            <w:rPr>
              <w:highlight w:val="yellow"/>
            </w:rPr>
          </w:rPrChange>
        </w:rPr>
        <w:t>MDR</w:t>
      </w:r>
      <w:r w:rsidRPr="00B118F5">
        <w:rPr>
          <w:rFonts w:hint="eastAsia"/>
          <w:rPrChange w:id="45" w:author="傅駿勳" w:date="2022-12-14T16:37:00Z">
            <w:rPr>
              <w:rFonts w:hint="eastAsia"/>
              <w:highlight w:val="yellow"/>
            </w:rPr>
          </w:rPrChange>
        </w:rPr>
        <w:t>服務日誌拋回與監控與調查通道之安全保障</w:t>
      </w:r>
      <w:proofErr w:type="spellEnd"/>
      <w:r w:rsidRPr="00B118F5">
        <w:rPr>
          <w:rFonts w:hint="eastAsia"/>
          <w:rPrChange w:id="46" w:author="傅駿勳" w:date="2022-12-14T16:37:00Z">
            <w:rPr>
              <w:rFonts w:hint="eastAsia"/>
              <w:highlight w:val="yellow"/>
            </w:rPr>
          </w:rPrChange>
        </w:rPr>
        <w:t>。</w:t>
      </w:r>
      <w:r w:rsidR="003F7890" w:rsidRPr="00B118F5">
        <w:rPr>
          <w:rFonts w:hint="eastAsia"/>
        </w:rPr>
        <w:t>。</w:t>
      </w:r>
    </w:p>
    <w:tbl>
      <w:tblPr>
        <w:tblStyle w:val="4-51"/>
        <w:tblW w:w="7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5641"/>
      </w:tblGrid>
      <w:tr w:rsidR="009300EB" w:rsidRPr="00B118F5" w14:paraId="068F172D" w14:textId="77777777" w:rsidTr="007F2DD8">
        <w:trPr>
          <w:cnfStyle w:val="000000100000" w:firstRow="0" w:lastRow="0" w:firstColumn="0" w:lastColumn="0" w:oddVBand="0" w:evenVBand="0" w:oddHBand="1" w:evenHBand="0" w:firstRowFirstColumn="0" w:firstRowLastColumn="0" w:lastRowFirstColumn="0" w:lastRowLastColumn="0"/>
          <w:trHeight w:val="586"/>
          <w:jc w:val="center"/>
        </w:trPr>
        <w:tc>
          <w:tcPr>
            <w:cnfStyle w:val="000010000000" w:firstRow="0" w:lastRow="0" w:firstColumn="0" w:lastColumn="0" w:oddVBand="1" w:evenVBand="0" w:oddHBand="0" w:evenHBand="0" w:firstRowFirstColumn="0" w:firstRowLastColumn="0" w:lastRowFirstColumn="0" w:lastRowLastColumn="0"/>
            <w:tcW w:w="1980" w:type="dxa"/>
            <w:shd w:val="clear" w:color="auto" w:fill="D9D9D9" w:themeFill="background1" w:themeFillShade="D9"/>
            <w:vAlign w:val="center"/>
          </w:tcPr>
          <w:p w14:paraId="71EE68FA" w14:textId="77777777" w:rsidR="009300EB" w:rsidRPr="00B118F5" w:rsidRDefault="009300EB" w:rsidP="007F2DD8">
            <w:pPr>
              <w:widowControl/>
              <w:jc w:val="center"/>
              <w:textAlignment w:val="auto"/>
              <w:rPr>
                <w:rFonts w:ascii="標楷體" w:hAnsi="標楷體"/>
                <w:b/>
                <w:color w:val="000000" w:themeColor="text1"/>
                <w:sz w:val="24"/>
                <w:szCs w:val="22"/>
              </w:rPr>
            </w:pPr>
            <w:r w:rsidRPr="00B118F5">
              <w:rPr>
                <w:rFonts w:ascii="標楷體" w:hAnsi="標楷體" w:hint="eastAsia"/>
                <w:b/>
                <w:color w:val="000000" w:themeColor="text1"/>
                <w:sz w:val="24"/>
                <w:szCs w:val="22"/>
              </w:rPr>
              <w:lastRenderedPageBreak/>
              <w:t>分類</w:t>
            </w:r>
          </w:p>
        </w:tc>
        <w:tc>
          <w:tcPr>
            <w:tcW w:w="5641" w:type="dxa"/>
            <w:shd w:val="clear" w:color="auto" w:fill="D9D9D9" w:themeFill="background1" w:themeFillShade="D9"/>
            <w:vAlign w:val="center"/>
          </w:tcPr>
          <w:p w14:paraId="623E2E9D" w14:textId="77777777" w:rsidR="009300EB" w:rsidRPr="00B118F5" w:rsidRDefault="009300EB" w:rsidP="007F2DD8">
            <w:pPr>
              <w:widowControl/>
              <w:jc w:val="center"/>
              <w:textAlignment w:val="auto"/>
              <w:cnfStyle w:val="000000100000" w:firstRow="0" w:lastRow="0" w:firstColumn="0" w:lastColumn="0" w:oddVBand="0" w:evenVBand="0" w:oddHBand="1" w:evenHBand="0" w:firstRowFirstColumn="0" w:firstRowLastColumn="0" w:lastRowFirstColumn="0" w:lastRowLastColumn="0"/>
              <w:rPr>
                <w:rFonts w:ascii="標楷體" w:hAnsi="標楷體"/>
                <w:b/>
                <w:color w:val="000000" w:themeColor="text1"/>
                <w:sz w:val="24"/>
                <w:szCs w:val="22"/>
              </w:rPr>
            </w:pPr>
            <w:r w:rsidRPr="00B118F5">
              <w:rPr>
                <w:rFonts w:ascii="標楷體" w:hAnsi="標楷體"/>
                <w:b/>
                <w:color w:val="000000" w:themeColor="text1"/>
                <w:sz w:val="24"/>
                <w:szCs w:val="22"/>
              </w:rPr>
              <w:t>URL</w:t>
            </w:r>
          </w:p>
        </w:tc>
      </w:tr>
      <w:tr w:rsidR="009300EB" w:rsidRPr="00B118F5" w14:paraId="28A8EECA" w14:textId="77777777" w:rsidTr="007F2DD8">
        <w:trPr>
          <w:trHeight w:val="586"/>
          <w:jc w:val="center"/>
        </w:trPr>
        <w:tc>
          <w:tcPr>
            <w:cnfStyle w:val="000010000000" w:firstRow="0" w:lastRow="0" w:firstColumn="0" w:lastColumn="0" w:oddVBand="1" w:evenVBand="0" w:oddHBand="0" w:evenHBand="0" w:firstRowFirstColumn="0" w:firstRowLastColumn="0" w:lastRowFirstColumn="0" w:lastRowLastColumn="0"/>
            <w:tcW w:w="1980" w:type="dxa"/>
            <w:shd w:val="clear" w:color="auto" w:fill="auto"/>
            <w:vAlign w:val="center"/>
          </w:tcPr>
          <w:p w14:paraId="3A78E088" w14:textId="77777777" w:rsidR="009300EB" w:rsidRPr="00B118F5" w:rsidRDefault="009300EB" w:rsidP="007F2DD8">
            <w:pPr>
              <w:jc w:val="center"/>
              <w:textAlignment w:val="auto"/>
              <w:rPr>
                <w:rFonts w:ascii="標楷體" w:hAnsi="標楷體"/>
                <w:color w:val="000000" w:themeColor="text1"/>
                <w:sz w:val="24"/>
                <w:szCs w:val="22"/>
              </w:rPr>
            </w:pPr>
            <w:proofErr w:type="spellStart"/>
            <w:r w:rsidRPr="00B118F5">
              <w:rPr>
                <w:rFonts w:ascii="標楷體" w:hAnsi="標楷體"/>
                <w:color w:val="000000" w:themeColor="text1"/>
                <w:sz w:val="24"/>
                <w:szCs w:val="22"/>
              </w:rPr>
              <w:t>WebUI</w:t>
            </w:r>
            <w:proofErr w:type="spellEnd"/>
            <w:r w:rsidRPr="00B118F5">
              <w:rPr>
                <w:rFonts w:ascii="標楷體" w:hAnsi="標楷體"/>
                <w:color w:val="000000" w:themeColor="text1"/>
                <w:sz w:val="24"/>
                <w:szCs w:val="22"/>
              </w:rPr>
              <w:t xml:space="preserve"> URL</w:t>
            </w:r>
          </w:p>
        </w:tc>
        <w:tc>
          <w:tcPr>
            <w:tcW w:w="5641" w:type="dxa"/>
            <w:shd w:val="clear" w:color="auto" w:fill="auto"/>
            <w:vAlign w:val="center"/>
          </w:tcPr>
          <w:p w14:paraId="4A4A8A50" w14:textId="77777777" w:rsidR="009300EB" w:rsidRPr="00B118F5" w:rsidRDefault="009300EB" w:rsidP="007F2DD8">
            <w:pPr>
              <w:jc w:val="center"/>
              <w:textAlignment w:val="auto"/>
              <w:cnfStyle w:val="000000000000" w:firstRow="0" w:lastRow="0" w:firstColumn="0" w:lastColumn="0" w:oddVBand="0" w:evenVBand="0" w:oddHBand="0" w:evenHBand="0" w:firstRowFirstColumn="0" w:firstRowLastColumn="0" w:lastRowFirstColumn="0" w:lastRowLastColumn="0"/>
              <w:rPr>
                <w:rFonts w:ascii="標楷體" w:hAnsi="標楷體"/>
                <w:color w:val="000000" w:themeColor="text1"/>
                <w:sz w:val="24"/>
                <w:szCs w:val="22"/>
              </w:rPr>
            </w:pPr>
            <w:r w:rsidRPr="00B118F5">
              <w:rPr>
                <w:rFonts w:ascii="標楷體" w:hAnsi="標楷體"/>
                <w:color w:val="000000" w:themeColor="text1"/>
                <w:sz w:val="24"/>
                <w:szCs w:val="22"/>
              </w:rPr>
              <w:t>https://defense-prod05.conferdeploy.net</w:t>
            </w:r>
          </w:p>
        </w:tc>
      </w:tr>
      <w:tr w:rsidR="009300EB" w:rsidRPr="00B118F5" w14:paraId="611544E3" w14:textId="77777777" w:rsidTr="007F2DD8">
        <w:trPr>
          <w:cnfStyle w:val="000000100000" w:firstRow="0" w:lastRow="0" w:firstColumn="0" w:lastColumn="0" w:oddVBand="0" w:evenVBand="0" w:oddHBand="1" w:evenHBand="0" w:firstRowFirstColumn="0" w:firstRowLastColumn="0" w:lastRowFirstColumn="0" w:lastRowLastColumn="0"/>
          <w:trHeight w:val="586"/>
          <w:jc w:val="center"/>
        </w:trPr>
        <w:tc>
          <w:tcPr>
            <w:cnfStyle w:val="000010000000" w:firstRow="0" w:lastRow="0" w:firstColumn="0" w:lastColumn="0" w:oddVBand="1" w:evenVBand="0" w:oddHBand="0" w:evenHBand="0" w:firstRowFirstColumn="0" w:firstRowLastColumn="0" w:lastRowFirstColumn="0" w:lastRowLastColumn="0"/>
            <w:tcW w:w="1980" w:type="dxa"/>
            <w:shd w:val="clear" w:color="auto" w:fill="auto"/>
            <w:vAlign w:val="center"/>
          </w:tcPr>
          <w:p w14:paraId="73DD790C" w14:textId="77777777" w:rsidR="009300EB" w:rsidRPr="00B118F5" w:rsidRDefault="009300EB" w:rsidP="007F2DD8">
            <w:pPr>
              <w:jc w:val="center"/>
              <w:textAlignment w:val="auto"/>
              <w:rPr>
                <w:rFonts w:ascii="標楷體" w:hAnsi="標楷體"/>
                <w:color w:val="000000" w:themeColor="text1"/>
                <w:sz w:val="24"/>
                <w:szCs w:val="22"/>
              </w:rPr>
            </w:pPr>
            <w:r w:rsidRPr="00B118F5">
              <w:rPr>
                <w:rFonts w:ascii="標楷體" w:hAnsi="標楷體"/>
                <w:color w:val="000000" w:themeColor="text1"/>
                <w:sz w:val="24"/>
                <w:szCs w:val="22"/>
              </w:rPr>
              <w:t>Sensor URL</w:t>
            </w:r>
          </w:p>
        </w:tc>
        <w:tc>
          <w:tcPr>
            <w:tcW w:w="5641" w:type="dxa"/>
            <w:shd w:val="clear" w:color="auto" w:fill="auto"/>
            <w:vAlign w:val="center"/>
          </w:tcPr>
          <w:p w14:paraId="1279AE02" w14:textId="77777777" w:rsidR="009300EB" w:rsidRPr="00B118F5" w:rsidRDefault="009300EB" w:rsidP="007F2DD8">
            <w:pPr>
              <w:jc w:val="center"/>
              <w:textAlignment w:val="auto"/>
              <w:cnfStyle w:val="000000100000" w:firstRow="0" w:lastRow="0" w:firstColumn="0" w:lastColumn="0" w:oddVBand="0" w:evenVBand="0" w:oddHBand="1" w:evenHBand="0" w:firstRowFirstColumn="0" w:firstRowLastColumn="0" w:lastRowFirstColumn="0" w:lastRowLastColumn="0"/>
              <w:rPr>
                <w:rFonts w:ascii="標楷體" w:hAnsi="標楷體"/>
                <w:color w:val="000000" w:themeColor="text1"/>
                <w:sz w:val="24"/>
                <w:szCs w:val="22"/>
              </w:rPr>
            </w:pPr>
            <w:r w:rsidRPr="00B118F5">
              <w:rPr>
                <w:rFonts w:ascii="標楷體" w:hAnsi="標楷體"/>
                <w:color w:val="000000" w:themeColor="text1"/>
                <w:sz w:val="24"/>
                <w:szCs w:val="22"/>
              </w:rPr>
              <w:t>https://dev-prod05.conferdeploy.net</w:t>
            </w:r>
          </w:p>
        </w:tc>
      </w:tr>
      <w:tr w:rsidR="009300EB" w:rsidRPr="00B118F5" w14:paraId="7139525B" w14:textId="77777777" w:rsidTr="007F2DD8">
        <w:trPr>
          <w:trHeight w:val="586"/>
          <w:jc w:val="center"/>
        </w:trPr>
        <w:tc>
          <w:tcPr>
            <w:cnfStyle w:val="000010000000" w:firstRow="0" w:lastRow="0" w:firstColumn="0" w:lastColumn="0" w:oddVBand="1" w:evenVBand="0" w:oddHBand="0" w:evenHBand="0" w:firstRowFirstColumn="0" w:firstRowLastColumn="0" w:lastRowFirstColumn="0" w:lastRowLastColumn="0"/>
            <w:tcW w:w="1980" w:type="dxa"/>
            <w:shd w:val="clear" w:color="auto" w:fill="auto"/>
            <w:vAlign w:val="center"/>
          </w:tcPr>
          <w:p w14:paraId="0800A138" w14:textId="77777777" w:rsidR="009300EB" w:rsidRPr="00B118F5" w:rsidRDefault="009300EB" w:rsidP="007F2DD8">
            <w:pPr>
              <w:jc w:val="center"/>
              <w:textAlignment w:val="auto"/>
              <w:rPr>
                <w:rFonts w:ascii="標楷體" w:hAnsi="標楷體"/>
                <w:color w:val="000000" w:themeColor="text1"/>
                <w:kern w:val="1"/>
                <w:sz w:val="24"/>
                <w:lang w:eastAsia="ar-SA"/>
              </w:rPr>
            </w:pPr>
            <w:r w:rsidRPr="00B118F5">
              <w:rPr>
                <w:rFonts w:ascii="標楷體" w:hAnsi="標楷體"/>
                <w:color w:val="000000" w:themeColor="text1"/>
                <w:kern w:val="1"/>
                <w:sz w:val="24"/>
                <w:lang w:eastAsia="ar-SA"/>
              </w:rPr>
              <w:t>Connector/API URL</w:t>
            </w:r>
          </w:p>
        </w:tc>
        <w:tc>
          <w:tcPr>
            <w:tcW w:w="5641" w:type="dxa"/>
            <w:shd w:val="clear" w:color="auto" w:fill="auto"/>
            <w:vAlign w:val="center"/>
          </w:tcPr>
          <w:p w14:paraId="1B359246" w14:textId="77777777" w:rsidR="009300EB" w:rsidRPr="00B118F5" w:rsidRDefault="009300EB" w:rsidP="007F2DD8">
            <w:pPr>
              <w:jc w:val="center"/>
              <w:textAlignment w:val="auto"/>
              <w:cnfStyle w:val="000000000000" w:firstRow="0" w:lastRow="0" w:firstColumn="0" w:lastColumn="0" w:oddVBand="0" w:evenVBand="0" w:oddHBand="0" w:evenHBand="0" w:firstRowFirstColumn="0" w:firstRowLastColumn="0" w:lastRowFirstColumn="0" w:lastRowLastColumn="0"/>
              <w:rPr>
                <w:rFonts w:ascii="標楷體" w:hAnsi="標楷體"/>
                <w:color w:val="000000" w:themeColor="text1"/>
                <w:sz w:val="24"/>
                <w:szCs w:val="22"/>
              </w:rPr>
            </w:pPr>
            <w:r w:rsidRPr="00B118F5">
              <w:rPr>
                <w:rFonts w:ascii="標楷體" w:hAnsi="標楷體"/>
                <w:color w:val="000000" w:themeColor="text1"/>
                <w:sz w:val="24"/>
                <w:szCs w:val="22"/>
              </w:rPr>
              <w:t>https://api-prod05.conferdeploy.net</w:t>
            </w:r>
          </w:p>
        </w:tc>
      </w:tr>
      <w:tr w:rsidR="009300EB" w:rsidRPr="00B118F5" w14:paraId="37D99178" w14:textId="77777777" w:rsidTr="007F2DD8">
        <w:trPr>
          <w:cnfStyle w:val="000000100000" w:firstRow="0" w:lastRow="0" w:firstColumn="0" w:lastColumn="0" w:oddVBand="0" w:evenVBand="0" w:oddHBand="1" w:evenHBand="0" w:firstRowFirstColumn="0" w:firstRowLastColumn="0" w:lastRowFirstColumn="0" w:lastRowLastColumn="0"/>
          <w:trHeight w:val="586"/>
          <w:jc w:val="center"/>
        </w:trPr>
        <w:tc>
          <w:tcPr>
            <w:cnfStyle w:val="000010000000" w:firstRow="0" w:lastRow="0" w:firstColumn="0" w:lastColumn="0" w:oddVBand="1" w:evenVBand="0" w:oddHBand="0" w:evenHBand="0" w:firstRowFirstColumn="0" w:firstRowLastColumn="0" w:lastRowFirstColumn="0" w:lastRowLastColumn="0"/>
            <w:tcW w:w="1980" w:type="dxa"/>
            <w:shd w:val="clear" w:color="auto" w:fill="auto"/>
            <w:vAlign w:val="center"/>
          </w:tcPr>
          <w:p w14:paraId="3F195F79" w14:textId="77777777" w:rsidR="009300EB" w:rsidRPr="00B118F5" w:rsidRDefault="009300EB" w:rsidP="007F2DD8">
            <w:pPr>
              <w:jc w:val="center"/>
              <w:textAlignment w:val="auto"/>
              <w:rPr>
                <w:rFonts w:ascii="標楷體" w:hAnsi="標楷體"/>
                <w:color w:val="000000" w:themeColor="text1"/>
                <w:kern w:val="1"/>
                <w:sz w:val="24"/>
                <w:lang w:eastAsia="ar-SA"/>
              </w:rPr>
            </w:pPr>
            <w:r w:rsidRPr="00B118F5">
              <w:rPr>
                <w:rFonts w:ascii="標楷體" w:hAnsi="標楷體"/>
                <w:color w:val="000000" w:themeColor="text1"/>
                <w:kern w:val="1"/>
                <w:sz w:val="24"/>
                <w:lang w:eastAsia="ar-SA"/>
              </w:rPr>
              <w:t>Signature URL</w:t>
            </w:r>
          </w:p>
        </w:tc>
        <w:tc>
          <w:tcPr>
            <w:tcW w:w="5641" w:type="dxa"/>
            <w:shd w:val="clear" w:color="auto" w:fill="auto"/>
            <w:vAlign w:val="center"/>
          </w:tcPr>
          <w:p w14:paraId="4B708CE2" w14:textId="77777777" w:rsidR="009300EB" w:rsidRPr="00B118F5" w:rsidRDefault="009300EB" w:rsidP="007F2DD8">
            <w:pPr>
              <w:jc w:val="center"/>
              <w:textAlignment w:val="auto"/>
              <w:cnfStyle w:val="000000100000" w:firstRow="0" w:lastRow="0" w:firstColumn="0" w:lastColumn="0" w:oddVBand="0" w:evenVBand="0" w:oddHBand="1" w:evenHBand="0" w:firstRowFirstColumn="0" w:firstRowLastColumn="0" w:lastRowFirstColumn="0" w:lastRowLastColumn="0"/>
              <w:rPr>
                <w:rFonts w:ascii="標楷體" w:hAnsi="標楷體"/>
                <w:color w:val="000000" w:themeColor="text1"/>
                <w:sz w:val="24"/>
                <w:szCs w:val="22"/>
              </w:rPr>
            </w:pPr>
            <w:r w:rsidRPr="00B118F5">
              <w:rPr>
                <w:rFonts w:ascii="標楷體" w:hAnsi="標楷體"/>
                <w:color w:val="000000" w:themeColor="text1"/>
                <w:sz w:val="24"/>
                <w:szCs w:val="22"/>
              </w:rPr>
              <w:t>https://updates2.cdc.carbonblack.io</w:t>
            </w:r>
          </w:p>
        </w:tc>
      </w:tr>
    </w:tbl>
    <w:p w14:paraId="3C5D33BC" w14:textId="7D8AE099" w:rsidR="003F7890" w:rsidRPr="00B118F5" w:rsidRDefault="003F7890" w:rsidP="003F7890">
      <w:pPr>
        <w:pStyle w:val="ac"/>
      </w:pPr>
      <w:bookmarkStart w:id="47" w:name="_Toc119583026"/>
      <w:proofErr w:type="spellStart"/>
      <w:r w:rsidRPr="00B118F5">
        <w:rPr>
          <w:rFonts w:hint="eastAsia"/>
        </w:rPr>
        <w:t>關聯規則觸發與通報</w:t>
      </w:r>
      <w:bookmarkEnd w:id="47"/>
      <w:proofErr w:type="spellEnd"/>
    </w:p>
    <w:p w14:paraId="27B4E377" w14:textId="3E0B22A9" w:rsidR="003F7890" w:rsidRDefault="003F7890" w:rsidP="003F7890">
      <w:pPr>
        <w:pStyle w:val="aff7"/>
      </w:pPr>
      <w:proofErr w:type="spellStart"/>
      <w:r w:rsidRPr="00B118F5">
        <w:rPr>
          <w:rFonts w:hint="eastAsia"/>
          <w:rPrChange w:id="48" w:author="傅駿勳" w:date="2022-12-14T16:37:00Z">
            <w:rPr>
              <w:rFonts w:hint="eastAsia"/>
              <w:highlight w:val="yellow"/>
            </w:rPr>
          </w:rPrChange>
        </w:rPr>
        <w:t>威</w:t>
      </w:r>
      <w:r w:rsidR="00A26EAD" w:rsidRPr="00B118F5">
        <w:rPr>
          <w:rFonts w:hint="eastAsia"/>
          <w:rPrChange w:id="49" w:author="傅駿勳" w:date="2022-12-14T16:37:00Z">
            <w:rPr>
              <w:rFonts w:hint="eastAsia"/>
              <w:highlight w:val="yellow"/>
            </w:rPr>
          </w:rPrChange>
        </w:rPr>
        <w:t>脅偵測應變服務的</w:t>
      </w:r>
      <w:r w:rsidR="00A26EAD" w:rsidRPr="00B118F5">
        <w:rPr>
          <w:rPrChange w:id="50" w:author="傅駿勳" w:date="2022-12-14T16:37:00Z">
            <w:rPr>
              <w:highlight w:val="yellow"/>
            </w:rPr>
          </w:rPrChange>
        </w:rPr>
        <w:t>Log</w:t>
      </w:r>
      <w:r w:rsidR="00A26EAD" w:rsidRPr="00B118F5">
        <w:rPr>
          <w:rFonts w:hint="eastAsia"/>
          <w:rPrChange w:id="51" w:author="傅駿勳" w:date="2022-12-14T16:37:00Z">
            <w:rPr>
              <w:rFonts w:hint="eastAsia"/>
              <w:highlight w:val="yellow"/>
            </w:rPr>
          </w:rPrChange>
        </w:rPr>
        <w:t>轉送至</w:t>
      </w:r>
      <w:r w:rsidR="00A26EAD" w:rsidRPr="00B118F5">
        <w:rPr>
          <w:rPrChange w:id="52" w:author="傅駿勳" w:date="2022-12-14T16:37:00Z">
            <w:rPr>
              <w:highlight w:val="yellow"/>
            </w:rPr>
          </w:rPrChange>
        </w:rPr>
        <w:t>SOC</w:t>
      </w:r>
      <w:ins w:id="53" w:author="姜 廷儒" w:date="2022-12-16T11:32:00Z">
        <w:r w:rsidR="002A6640">
          <w:rPr>
            <w:rFonts w:hint="eastAsia"/>
            <w:lang w:eastAsia="zh-TW"/>
          </w:rPr>
          <w:t>監控</w:t>
        </w:r>
      </w:ins>
      <w:r w:rsidR="00A26EAD" w:rsidRPr="00B118F5">
        <w:rPr>
          <w:rFonts w:hint="eastAsia"/>
          <w:rPrChange w:id="54" w:author="傅駿勳" w:date="2022-12-14T16:37:00Z">
            <w:rPr>
              <w:rFonts w:hint="eastAsia"/>
              <w:highlight w:val="yellow"/>
            </w:rPr>
          </w:rPrChange>
        </w:rPr>
        <w:t>中心進行分析後，透過關連式規則可進一步分析多種惡意攻擊行為，</w:t>
      </w:r>
      <w:r w:rsidR="00A26EAD" w:rsidRPr="00B118F5">
        <w:rPr>
          <w:rFonts w:hint="eastAsia"/>
          <w:lang w:eastAsia="zh-TW"/>
          <w:rPrChange w:id="55" w:author="傅駿勳" w:date="2022-12-14T16:37:00Z">
            <w:rPr>
              <w:rFonts w:hint="eastAsia"/>
              <w:highlight w:val="yellow"/>
              <w:lang w:eastAsia="zh-TW"/>
            </w:rPr>
          </w:rPrChange>
        </w:rPr>
        <w:t>當</w:t>
      </w:r>
      <w:r w:rsidR="00A26EAD" w:rsidRPr="00B118F5">
        <w:rPr>
          <w:rFonts w:hint="eastAsia"/>
          <w:rPrChange w:id="56" w:author="傅駿勳" w:date="2022-12-14T16:37:00Z">
            <w:rPr>
              <w:rFonts w:hint="eastAsia"/>
              <w:highlight w:val="yellow"/>
            </w:rPr>
          </w:rPrChange>
        </w:rPr>
        <w:t>內部主機連線至惡意程式，</w:t>
      </w:r>
      <w:r w:rsidR="00A26EAD" w:rsidRPr="00B118F5">
        <w:rPr>
          <w:rFonts w:hint="eastAsia"/>
          <w:lang w:eastAsia="zh-TW"/>
          <w:rPrChange w:id="57" w:author="傅駿勳" w:date="2022-12-14T16:37:00Z">
            <w:rPr>
              <w:rFonts w:hint="eastAsia"/>
              <w:highlight w:val="yellow"/>
              <w:lang w:eastAsia="zh-TW"/>
            </w:rPr>
          </w:rPrChange>
        </w:rPr>
        <w:t>將</w:t>
      </w:r>
      <w:r w:rsidR="00A26EAD" w:rsidRPr="00B118F5">
        <w:rPr>
          <w:rFonts w:hint="eastAsia"/>
          <w:rPrChange w:id="58" w:author="傅駿勳" w:date="2022-12-14T16:37:00Z">
            <w:rPr>
              <w:rFonts w:hint="eastAsia"/>
              <w:highlight w:val="yellow"/>
            </w:rPr>
          </w:rPrChange>
        </w:rPr>
        <w:t>觸發關聯規則會透過系統進行告警通知</w:t>
      </w:r>
      <w:proofErr w:type="spellEnd"/>
      <w:r w:rsidR="00EA6D10" w:rsidRPr="00B118F5">
        <w:rPr>
          <w:rFonts w:hint="eastAsia"/>
          <w:lang w:eastAsia="zh-TW"/>
          <w:rPrChange w:id="59" w:author="傅駿勳" w:date="2022-12-14T16:37:00Z">
            <w:rPr>
              <w:rFonts w:hint="eastAsia"/>
              <w:highlight w:val="yellow"/>
              <w:lang w:eastAsia="zh-TW"/>
            </w:rPr>
          </w:rPrChange>
        </w:rPr>
        <w:t>。</w:t>
      </w:r>
    </w:p>
    <w:p w14:paraId="4E6393E8" w14:textId="6A31AC55" w:rsidR="004E016D" w:rsidRDefault="00F77D91" w:rsidP="00F77D91">
      <w:pPr>
        <w:pStyle w:val="aa"/>
      </w:pPr>
      <w:bookmarkStart w:id="60" w:name="_Toc119583027"/>
      <w:proofErr w:type="spellStart"/>
      <w:r w:rsidRPr="00F77D91">
        <w:rPr>
          <w:rFonts w:hint="eastAsia"/>
        </w:rPr>
        <w:lastRenderedPageBreak/>
        <w:t>資安事件通報與應變機制</w:t>
      </w:r>
      <w:bookmarkEnd w:id="60"/>
      <w:proofErr w:type="spellEnd"/>
    </w:p>
    <w:p w14:paraId="0EAD1797" w14:textId="1615F9BE" w:rsidR="00F77D91" w:rsidRDefault="00F77D91" w:rsidP="00F77D91">
      <w:pPr>
        <w:pStyle w:val="ab"/>
      </w:pPr>
      <w:bookmarkStart w:id="61" w:name="_Toc119583028"/>
      <w:proofErr w:type="spellStart"/>
      <w:r w:rsidRPr="00F77D91">
        <w:rPr>
          <w:rFonts w:hint="eastAsia"/>
        </w:rPr>
        <w:t>事件偵測與通報、調查與應變機制說明</w:t>
      </w:r>
      <w:bookmarkEnd w:id="61"/>
      <w:proofErr w:type="spellEnd"/>
    </w:p>
    <w:p w14:paraId="7F0DD1DA" w14:textId="64E36E05" w:rsidR="00F77D91" w:rsidRPr="00F77D91" w:rsidRDefault="00F77D91" w:rsidP="00F77D91">
      <w:pPr>
        <w:pStyle w:val="aff5"/>
      </w:pPr>
      <w:proofErr w:type="spellStart"/>
      <w:r w:rsidRPr="00F77D91">
        <w:rPr>
          <w:rFonts w:hint="eastAsia"/>
        </w:rPr>
        <w:t>MDR</w:t>
      </w:r>
      <w:r w:rsidRPr="00F77D91">
        <w:rPr>
          <w:rFonts w:hint="eastAsia"/>
        </w:rPr>
        <w:t>威脅偵測應變服務系統，提供「</w:t>
      </w:r>
      <w:r w:rsidR="006A69B7" w:rsidRPr="006A69B7">
        <w:t>VMware</w:t>
      </w:r>
      <w:proofErr w:type="spellEnd"/>
      <w:r w:rsidR="006A69B7" w:rsidRPr="006A69B7">
        <w:t xml:space="preserve"> Carbon Black Endpoint</w:t>
      </w:r>
      <w:r w:rsidRPr="00F77D91">
        <w:rPr>
          <w:rFonts w:hint="eastAsia"/>
        </w:rPr>
        <w:t>」提供精準偵測資安事件的威脅偵測防禦系統。並藉由解決方案提供的國際情資，以高命中、低誤報的即時偵測發現資安事件（</w:t>
      </w:r>
      <w:r w:rsidRPr="00F77D91">
        <w:rPr>
          <w:rFonts w:hint="eastAsia"/>
        </w:rPr>
        <w:t>Incident</w:t>
      </w:r>
      <w:r w:rsidRPr="00F77D91">
        <w:rPr>
          <w:rFonts w:hint="eastAsia"/>
        </w:rPr>
        <w:t>）。</w:t>
      </w:r>
    </w:p>
    <w:p w14:paraId="641AAB8A" w14:textId="59FFEE80" w:rsidR="00F77D91" w:rsidRDefault="009300EB" w:rsidP="00F77D91">
      <w:pPr>
        <w:pStyle w:val="aff5"/>
      </w:pPr>
      <w:proofErr w:type="spellStart"/>
      <w:r w:rsidRPr="00C53C1E">
        <w:rPr>
          <w:rFonts w:hint="eastAsia"/>
        </w:rPr>
        <w:t>在偵測惡意檔案或攻擊</w:t>
      </w:r>
      <w:r w:rsidRPr="00C53C1E">
        <w:rPr>
          <w:rFonts w:hint="eastAsia"/>
          <w:lang w:eastAsia="zh-TW"/>
        </w:rPr>
        <w:t>時</w:t>
      </w:r>
      <w:proofErr w:type="spellEnd"/>
      <w:r w:rsidRPr="00C53C1E">
        <w:rPr>
          <w:rFonts w:hint="eastAsia"/>
          <w:lang w:eastAsia="zh-TW"/>
        </w:rPr>
        <w:t>，</w:t>
      </w:r>
      <w:proofErr w:type="spellStart"/>
      <w:r w:rsidR="00F77D91" w:rsidRPr="00C53C1E">
        <w:rPr>
          <w:rFonts w:hint="eastAsia"/>
        </w:rPr>
        <w:t>自動將此事件告警經</w:t>
      </w:r>
      <w:r w:rsidR="00E11785" w:rsidRPr="00C53C1E">
        <w:rPr>
          <w:rFonts w:hint="eastAsia"/>
          <w:lang w:eastAsia="zh-TW"/>
        </w:rPr>
        <w:t>傳送至</w:t>
      </w:r>
      <w:r w:rsidR="00F77D91" w:rsidRPr="00C53C1E">
        <w:t>SOC</w:t>
      </w:r>
      <w:r w:rsidR="00F77D91" w:rsidRPr="00C53C1E">
        <w:rPr>
          <w:rFonts w:hint="eastAsia"/>
        </w:rPr>
        <w:t>監控</w:t>
      </w:r>
      <w:r w:rsidR="009E27E3">
        <w:rPr>
          <w:rFonts w:hint="eastAsia"/>
          <w:lang w:eastAsia="zh-TW"/>
        </w:rPr>
        <w:t>中心</w:t>
      </w:r>
      <w:proofErr w:type="spellEnd"/>
      <w:r w:rsidR="00F77D91" w:rsidRPr="00F77D91">
        <w:rPr>
          <w:rFonts w:hint="eastAsia"/>
        </w:rPr>
        <w:t>，</w:t>
      </w:r>
      <w:proofErr w:type="spellStart"/>
      <w:proofErr w:type="gramStart"/>
      <w:r w:rsidR="00F77D91" w:rsidRPr="00F77D91">
        <w:rPr>
          <w:rFonts w:hint="eastAsia"/>
        </w:rPr>
        <w:t>進行資安事件</w:t>
      </w:r>
      <w:proofErr w:type="gramEnd"/>
      <w:r w:rsidR="00F77D91" w:rsidRPr="00F77D91">
        <w:rPr>
          <w:rFonts w:hint="eastAsia"/>
        </w:rPr>
        <w:t>關聯分析，關聯中華集團</w:t>
      </w:r>
      <w:proofErr w:type="gramStart"/>
      <w:r w:rsidR="00F77D91" w:rsidRPr="00F77D91">
        <w:rPr>
          <w:rFonts w:hint="eastAsia"/>
        </w:rPr>
        <w:t>相關情資後</w:t>
      </w:r>
      <w:proofErr w:type="gramEnd"/>
      <w:r w:rsidR="00F77D91" w:rsidRPr="00F77D91">
        <w:rPr>
          <w:rFonts w:hint="eastAsia"/>
        </w:rPr>
        <w:t>，由</w:t>
      </w:r>
      <w:del w:id="62" w:author="姜 廷儒" w:date="2022-12-17T21:47:00Z">
        <w:r w:rsidR="00F77D91" w:rsidRPr="00F77D91" w:rsidDel="005F5EB2">
          <w:rPr>
            <w:rFonts w:hint="eastAsia"/>
          </w:rPr>
          <w:delText>SOC</w:delText>
        </w:r>
      </w:del>
      <w:del w:id="63" w:author="姜 廷儒" w:date="2022-12-16T11:33:00Z">
        <w:r w:rsidR="00F77D91" w:rsidRPr="00F77D91" w:rsidDel="00160EF7">
          <w:rPr>
            <w:rFonts w:hint="eastAsia"/>
          </w:rPr>
          <w:delText>資安</w:delText>
        </w:r>
      </w:del>
      <w:del w:id="64" w:author="姜 廷儒" w:date="2022-12-17T21:47:00Z">
        <w:r w:rsidR="00F77D91" w:rsidRPr="00F77D91" w:rsidDel="005F5EB2">
          <w:rPr>
            <w:rFonts w:hint="eastAsia"/>
          </w:rPr>
          <w:delText>監控</w:delText>
        </w:r>
      </w:del>
      <w:ins w:id="65" w:author="姜 廷儒" w:date="2022-12-17T21:48:00Z">
        <w:r w:rsidR="00581F59">
          <w:rPr>
            <w:rFonts w:hint="eastAsia"/>
            <w:highlight w:val="yellow"/>
            <w:lang w:eastAsia="zh-TW"/>
          </w:rPr>
          <w:t>S</w:t>
        </w:r>
        <w:r w:rsidR="00581F59">
          <w:rPr>
            <w:highlight w:val="yellow"/>
            <w:lang w:eastAsia="zh-TW"/>
          </w:rPr>
          <w:t>RM</w:t>
        </w:r>
      </w:ins>
      <w:proofErr w:type="gramStart"/>
      <w:ins w:id="66" w:author="姜 廷儒" w:date="2022-12-17T22:06:00Z">
        <w:r w:rsidR="00CC3DF4" w:rsidRPr="00CC3DF4">
          <w:rPr>
            <w:rFonts w:hint="eastAsia"/>
            <w:lang w:eastAsia="zh-TW"/>
          </w:rPr>
          <w:t>資安風險</w:t>
        </w:r>
        <w:proofErr w:type="gramEnd"/>
        <w:r w:rsidR="00CC3DF4" w:rsidRPr="00CC3DF4">
          <w:rPr>
            <w:rFonts w:hint="eastAsia"/>
            <w:lang w:eastAsia="zh-TW"/>
          </w:rPr>
          <w:t>管理平台</w:t>
        </w:r>
      </w:ins>
      <w:proofErr w:type="spellEnd"/>
      <w:ins w:id="67" w:author="姜 廷儒" w:date="2022-12-17T21:52:00Z">
        <w:r w:rsidR="0007712A">
          <w:rPr>
            <w:highlight w:val="yellow"/>
            <w:lang w:eastAsia="zh-TW"/>
          </w:rPr>
          <w:t>(</w:t>
        </w:r>
        <w:r w:rsidR="0007712A" w:rsidRPr="0007712A">
          <w:rPr>
            <w:lang w:eastAsia="zh-TW"/>
          </w:rPr>
          <w:t>Security Risk Management</w:t>
        </w:r>
        <w:r w:rsidR="0007712A">
          <w:rPr>
            <w:lang w:eastAsia="zh-TW"/>
          </w:rPr>
          <w:t>)</w:t>
        </w:r>
      </w:ins>
      <w:proofErr w:type="spellStart"/>
      <w:del w:id="68" w:author="姜 廷儒" w:date="2022-12-17T22:06:00Z">
        <w:r w:rsidR="00F77D91" w:rsidRPr="005F5EB2" w:rsidDel="00CC3DF4">
          <w:rPr>
            <w:rFonts w:hint="eastAsia"/>
            <w:highlight w:val="yellow"/>
            <w:rPrChange w:id="69" w:author="姜 廷儒" w:date="2022-12-17T21:47:00Z">
              <w:rPr>
                <w:rFonts w:hint="eastAsia"/>
              </w:rPr>
            </w:rPrChange>
          </w:rPr>
          <w:delText>平台</w:delText>
        </w:r>
      </w:del>
      <w:r w:rsidR="00F77D91" w:rsidRPr="00F77D91">
        <w:rPr>
          <w:rFonts w:hint="eastAsia"/>
        </w:rPr>
        <w:t>即時發出事件告警通報，通報資產負責人與</w:t>
      </w:r>
      <w:r w:rsidR="00F77D91" w:rsidRPr="00F77D91">
        <w:rPr>
          <w:rFonts w:hint="eastAsia"/>
        </w:rPr>
        <w:t>MDR</w:t>
      </w:r>
      <w:r w:rsidR="00F77D91" w:rsidRPr="00F77D91">
        <w:rPr>
          <w:rFonts w:hint="eastAsia"/>
        </w:rPr>
        <w:t>服務</w:t>
      </w:r>
      <w:proofErr w:type="gramStart"/>
      <w:r w:rsidR="00F77D91" w:rsidRPr="00F77D91">
        <w:rPr>
          <w:rFonts w:hint="eastAsia"/>
        </w:rPr>
        <w:t>一</w:t>
      </w:r>
      <w:proofErr w:type="gramEnd"/>
      <w:r w:rsidR="00F77D91" w:rsidRPr="00F77D91">
        <w:rPr>
          <w:rFonts w:hint="eastAsia"/>
        </w:rPr>
        <w:t>二線工程師</w:t>
      </w:r>
      <w:proofErr w:type="spellEnd"/>
      <w:r w:rsidR="00F77D91" w:rsidRPr="00F77D91">
        <w:rPr>
          <w:rFonts w:hint="eastAsia"/>
        </w:rPr>
        <w:t xml:space="preserve"> (</w:t>
      </w:r>
      <w:proofErr w:type="spellStart"/>
      <w:r w:rsidR="00F77D91" w:rsidRPr="00F77D91">
        <w:rPr>
          <w:rFonts w:hint="eastAsia"/>
        </w:rPr>
        <w:t>簡稱</w:t>
      </w:r>
      <w:r w:rsidR="00F77D91" w:rsidRPr="00F77D91">
        <w:rPr>
          <w:rFonts w:hint="eastAsia"/>
        </w:rPr>
        <w:t>MDR</w:t>
      </w:r>
      <w:r w:rsidR="00F77D91" w:rsidRPr="00F77D91">
        <w:rPr>
          <w:rFonts w:hint="eastAsia"/>
        </w:rPr>
        <w:t>服務工程師</w:t>
      </w:r>
      <w:proofErr w:type="spellEnd"/>
      <w:r w:rsidR="00F77D91" w:rsidRPr="00F77D91">
        <w:rPr>
          <w:rFonts w:hint="eastAsia"/>
        </w:rPr>
        <w:t>)</w:t>
      </w:r>
      <w:proofErr w:type="spellStart"/>
      <w:r w:rsidR="00F77D91" w:rsidRPr="00F77D91">
        <w:rPr>
          <w:rFonts w:hint="eastAsia"/>
        </w:rPr>
        <w:t>與</w:t>
      </w:r>
      <w:r w:rsidR="00464D2B">
        <w:rPr>
          <w:rFonts w:hint="eastAsia"/>
        </w:rPr>
        <w:t>貴公</w:t>
      </w:r>
      <w:r w:rsidR="00C53C1E">
        <w:rPr>
          <w:rFonts w:hint="eastAsia"/>
          <w:lang w:eastAsia="zh-TW"/>
        </w:rPr>
        <w:t>會</w:t>
      </w:r>
      <w:r w:rsidR="00F77D91" w:rsidRPr="00F77D91">
        <w:rPr>
          <w:rFonts w:hint="eastAsia"/>
        </w:rPr>
        <w:t>資產負責人與承辦人</w:t>
      </w:r>
      <w:proofErr w:type="spellEnd"/>
      <w:r w:rsidR="00F77D91" w:rsidRPr="00F77D91">
        <w:rPr>
          <w:rFonts w:hint="eastAsia"/>
        </w:rPr>
        <w:t>。</w:t>
      </w:r>
    </w:p>
    <w:p w14:paraId="5073F0BE" w14:textId="61F034A2" w:rsidR="00F77D91" w:rsidRDefault="00070628" w:rsidP="00070628">
      <w:pPr>
        <w:jc w:val="center"/>
        <w:rPr>
          <w:lang w:val="x-none" w:eastAsia="x-none"/>
        </w:rPr>
      </w:pPr>
      <w:r>
        <w:rPr>
          <w:noProof/>
        </w:rPr>
        <w:drawing>
          <wp:inline distT="0" distB="0" distL="0" distR="0" wp14:anchorId="0F789468" wp14:editId="20867982">
            <wp:extent cx="4535805" cy="402971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5805" cy="4029710"/>
                    </a:xfrm>
                    <a:prstGeom prst="rect">
                      <a:avLst/>
                    </a:prstGeom>
                    <a:noFill/>
                  </pic:spPr>
                </pic:pic>
              </a:graphicData>
            </a:graphic>
          </wp:inline>
        </w:drawing>
      </w:r>
    </w:p>
    <w:p w14:paraId="38B51E8C" w14:textId="3A6537F6" w:rsidR="00F77D91" w:rsidRDefault="00F77D91" w:rsidP="00F77D91">
      <w:pPr>
        <w:pStyle w:val="affe"/>
        <w:spacing w:before="95" w:after="190"/>
        <w:rPr>
          <w:lang w:val="x-none" w:eastAsia="x-none"/>
        </w:rPr>
      </w:pPr>
      <w:bookmarkStart w:id="70" w:name="_Toc11950745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2</w:t>
      </w:r>
      <w:r>
        <w:fldChar w:fldCharType="end"/>
      </w:r>
      <w:r>
        <w:rPr>
          <w:rFonts w:hint="eastAsia"/>
        </w:rPr>
        <w:t>、</w:t>
      </w:r>
      <w:proofErr w:type="spellStart"/>
      <w:r w:rsidRPr="00F77D91">
        <w:rPr>
          <w:rFonts w:hint="eastAsia"/>
          <w:lang w:val="x-none" w:eastAsia="x-none"/>
        </w:rPr>
        <w:t>MDR</w:t>
      </w:r>
      <w:r w:rsidRPr="00F77D91">
        <w:rPr>
          <w:rFonts w:hint="eastAsia"/>
          <w:lang w:val="x-none" w:eastAsia="x-none"/>
        </w:rPr>
        <w:t>偵測與通報、調查與應變處理流程</w:t>
      </w:r>
      <w:bookmarkEnd w:id="70"/>
      <w:proofErr w:type="spellEnd"/>
    </w:p>
    <w:p w14:paraId="1F685A5A" w14:textId="77777777" w:rsidR="007D4C3C" w:rsidRPr="007D4C3C" w:rsidRDefault="007D4C3C" w:rsidP="007D4C3C">
      <w:pPr>
        <w:rPr>
          <w:lang w:val="x-none" w:eastAsia="x-none"/>
        </w:rPr>
      </w:pPr>
    </w:p>
    <w:p w14:paraId="75071960" w14:textId="2D7AE8FE" w:rsidR="000F50DB" w:rsidRDefault="000F50DB" w:rsidP="000F50DB">
      <w:pPr>
        <w:pStyle w:val="ab"/>
      </w:pPr>
      <w:bookmarkStart w:id="71" w:name="_Toc119583029"/>
      <w:proofErr w:type="spellStart"/>
      <w:r w:rsidRPr="000F50DB">
        <w:rPr>
          <w:rFonts w:hint="eastAsia"/>
        </w:rPr>
        <w:lastRenderedPageBreak/>
        <w:t>事件通報、調查應變機制作業程序</w:t>
      </w:r>
      <w:bookmarkEnd w:id="71"/>
      <w:proofErr w:type="spellEnd"/>
    </w:p>
    <w:p w14:paraId="4E02E2FE" w14:textId="71ABF40D" w:rsidR="00185D51" w:rsidRPr="00185D51" w:rsidRDefault="00185D51" w:rsidP="00185D51">
      <w:pPr>
        <w:pStyle w:val="aff5"/>
      </w:pPr>
      <w:r w:rsidRPr="00185D51">
        <w:rPr>
          <w:rFonts w:hint="eastAsia"/>
        </w:rPr>
        <w:t>MDR</w:t>
      </w:r>
      <w:r w:rsidRPr="00185D51">
        <w:rPr>
          <w:rFonts w:hint="eastAsia"/>
        </w:rPr>
        <w:t>偵測應變系統偵測惡意行為時，除了產生相應的自動應變處理與立即發送事件通告警，通報</w:t>
      </w:r>
      <w:r w:rsidRPr="00185D51">
        <w:rPr>
          <w:rFonts w:hint="eastAsia"/>
        </w:rPr>
        <w:t>SOC</w:t>
      </w:r>
      <w:r w:rsidRPr="00185D51">
        <w:rPr>
          <w:rFonts w:hint="eastAsia"/>
        </w:rPr>
        <w:t>監控中心與</w:t>
      </w:r>
      <w:r w:rsidRPr="00185D51">
        <w:rPr>
          <w:rFonts w:hint="eastAsia"/>
        </w:rPr>
        <w:t>MDR</w:t>
      </w:r>
      <w:r w:rsidRPr="00185D51">
        <w:rPr>
          <w:rFonts w:hint="eastAsia"/>
        </w:rPr>
        <w:t>服務工程師，亦會通報告知貴</w:t>
      </w:r>
      <w:ins w:id="72" w:author="姜 廷儒" w:date="2022-12-17T22:13:00Z">
        <w:r w:rsidR="00D74DA2" w:rsidRPr="00D74DA2">
          <w:rPr>
            <w:rFonts w:hint="eastAsia"/>
            <w:highlight w:val="yellow"/>
            <w:lang w:eastAsia="zh-TW"/>
            <w:rPrChange w:id="73" w:author="姜 廷儒" w:date="2022-12-17T22:13:00Z">
              <w:rPr>
                <w:rFonts w:hint="eastAsia"/>
                <w:lang w:eastAsia="zh-TW"/>
              </w:rPr>
            </w:rPrChange>
          </w:rPr>
          <w:t>公會</w:t>
        </w:r>
      </w:ins>
      <w:del w:id="74" w:author="姜 廷儒" w:date="2022-12-17T22:13:00Z">
        <w:r w:rsidRPr="00185D51" w:rsidDel="00D74DA2">
          <w:rPr>
            <w:rFonts w:hint="eastAsia"/>
          </w:rPr>
          <w:delText>司</w:delText>
        </w:r>
      </w:del>
      <w:r w:rsidRPr="00185D51">
        <w:rPr>
          <w:rFonts w:hint="eastAsia"/>
        </w:rPr>
        <w:t>承辦人員與資產負責人。由服務工程師進階分析未知或可疑惡意行為，並將提供建議與需要應變協助處理。相關的通報、調查應變步驟流程將如下細述。</w:t>
      </w:r>
    </w:p>
    <w:p w14:paraId="0D0F7813" w14:textId="3EBB7BF7" w:rsidR="00CA1FEF" w:rsidRDefault="00CA1FEF" w:rsidP="00CA1FEF">
      <w:pPr>
        <w:pStyle w:val="aff5"/>
      </w:pPr>
      <w:r>
        <w:rPr>
          <w:rFonts w:hint="eastAsia"/>
        </w:rPr>
        <w:t>通報處理說明如下：當可疑資安情事出現，中控主機將收集代理程式</w:t>
      </w:r>
      <w:r>
        <w:rPr>
          <w:rFonts w:hint="eastAsia"/>
        </w:rPr>
        <w:t>Agent</w:t>
      </w:r>
      <w:r>
        <w:rPr>
          <w:rFonts w:hint="eastAsia"/>
        </w:rPr>
        <w:t>產生的事件告警通報，傳送至</w:t>
      </w:r>
      <w:r>
        <w:rPr>
          <w:rFonts w:hint="eastAsia"/>
        </w:rPr>
        <w:t>SOC</w:t>
      </w:r>
      <w:r>
        <w:rPr>
          <w:rFonts w:hint="eastAsia"/>
        </w:rPr>
        <w:t>監控中心，藉由關聯分析確認是否是被資安分析情資掌握相應特徵、樣態的已知資安情事；如病毒威脅、惡意來源的</w:t>
      </w:r>
      <w:r>
        <w:rPr>
          <w:rFonts w:hint="eastAsia"/>
        </w:rPr>
        <w:t>IP\Domain</w:t>
      </w:r>
      <w:r>
        <w:rPr>
          <w:rFonts w:hint="eastAsia"/>
        </w:rPr>
        <w:t>等已知威脅（具有特徵</w:t>
      </w:r>
      <w:r>
        <w:rPr>
          <w:rFonts w:hint="eastAsia"/>
        </w:rPr>
        <w:t>Signature pattern</w:t>
      </w:r>
      <w:r>
        <w:rPr>
          <w:rFonts w:hint="eastAsia"/>
        </w:rPr>
        <w:t>或是被建檔的威脅入侵指標</w:t>
      </w:r>
      <w:r>
        <w:rPr>
          <w:rFonts w:hint="eastAsia"/>
        </w:rPr>
        <w:t>IOC</w:t>
      </w:r>
      <w:r>
        <w:rPr>
          <w:rFonts w:hint="eastAsia"/>
        </w:rPr>
        <w:t>）。如果符合，則將關聯分析後的相關</w:t>
      </w:r>
      <w:proofErr w:type="gramStart"/>
      <w:r>
        <w:rPr>
          <w:rFonts w:hint="eastAsia"/>
        </w:rPr>
        <w:t>命中情資與</w:t>
      </w:r>
      <w:proofErr w:type="gramEnd"/>
      <w:r>
        <w:rPr>
          <w:rFonts w:hint="eastAsia"/>
        </w:rPr>
        <w:t>該惡意威脅的樣態分析，藉由</w:t>
      </w:r>
      <w:r>
        <w:rPr>
          <w:rFonts w:hint="eastAsia"/>
        </w:rPr>
        <w:t>Email</w:t>
      </w:r>
      <w:r>
        <w:rPr>
          <w:rFonts w:hint="eastAsia"/>
        </w:rPr>
        <w:t>或簡訊的方式，通報</w:t>
      </w:r>
      <w:r w:rsidRPr="00AB0DD1">
        <w:rPr>
          <w:rFonts w:hint="eastAsia"/>
          <w:highlight w:val="yellow"/>
        </w:rPr>
        <w:t>貴</w:t>
      </w:r>
      <w:del w:id="75" w:author="傅駿勳" w:date="2022-12-14T16:37:00Z">
        <w:r w:rsidRPr="00AB0DD1" w:rsidDel="00B118F5">
          <w:rPr>
            <w:rFonts w:hint="eastAsia"/>
            <w:highlight w:val="yellow"/>
            <w:lang w:eastAsia="zh-TW"/>
          </w:rPr>
          <w:delText>司</w:delText>
        </w:r>
      </w:del>
      <w:ins w:id="76" w:author="傅駿勳" w:date="2022-12-14T16:37:00Z">
        <w:r w:rsidR="00B118F5">
          <w:rPr>
            <w:rFonts w:hint="eastAsia"/>
            <w:highlight w:val="yellow"/>
            <w:lang w:eastAsia="zh-TW"/>
          </w:rPr>
          <w:t>公會</w:t>
        </w:r>
      </w:ins>
      <w:r>
        <w:rPr>
          <w:rFonts w:hint="eastAsia"/>
        </w:rPr>
        <w:t>的承辦人與該發生事端的端點資產負責人，由資產負責人進一步確認此端點檔案或被終止的惡意行為。此項通報亦可以由</w:t>
      </w:r>
      <w:del w:id="77" w:author="姜 廷儒" w:date="2022-12-17T22:05:00Z">
        <w:r w:rsidDel="00CC3DF4">
          <w:rPr>
            <w:rFonts w:hint="eastAsia"/>
          </w:rPr>
          <w:delText>SRM</w:delText>
        </w:r>
        <w:r w:rsidDel="00CC3DF4">
          <w:rPr>
            <w:rFonts w:hint="eastAsia"/>
          </w:rPr>
          <w:delText>管理平台</w:delText>
        </w:r>
      </w:del>
      <w:ins w:id="78" w:author="姜 廷儒" w:date="2022-12-17T22:05:00Z">
        <w:r w:rsidR="00CC3DF4">
          <w:rPr>
            <w:rFonts w:hint="eastAsia"/>
          </w:rPr>
          <w:t>SRM</w:t>
        </w:r>
        <w:r w:rsidR="00CC3DF4">
          <w:rPr>
            <w:rFonts w:hint="eastAsia"/>
          </w:rPr>
          <w:t>資安風險管理平台</w:t>
        </w:r>
      </w:ins>
      <w:r>
        <w:rPr>
          <w:rFonts w:hint="eastAsia"/>
        </w:rPr>
        <w:t>以事件單紀錄，供資產負責人與承辦人隨後查閱。</w:t>
      </w:r>
      <w:r>
        <w:rPr>
          <w:rFonts w:hint="eastAsia"/>
        </w:rPr>
        <w:t>MDR</w:t>
      </w:r>
      <w:r>
        <w:rPr>
          <w:rFonts w:hint="eastAsia"/>
        </w:rPr>
        <w:t>服務工程師亦會補充該資安情事的相關資料於該情事產生通報的紀錄事件單。</w:t>
      </w:r>
    </w:p>
    <w:p w14:paraId="257E30F8" w14:textId="3E3D020B" w:rsidR="00CA1FEF" w:rsidRDefault="00CA1FEF" w:rsidP="00CA1FEF">
      <w:pPr>
        <w:pStyle w:val="aff5"/>
      </w:pPr>
      <w:r>
        <w:rPr>
          <w:rFonts w:hint="eastAsia"/>
        </w:rPr>
        <w:t>若此可疑資安情事，目前情資訊不足以判定為已知的威脅，則通報將直接由</w:t>
      </w:r>
      <w:r>
        <w:rPr>
          <w:rFonts w:hint="eastAsia"/>
        </w:rPr>
        <w:t>MDR</w:t>
      </w:r>
      <w:r>
        <w:rPr>
          <w:rFonts w:hint="eastAsia"/>
        </w:rPr>
        <w:t>服務工程師，進行遠端專家分析調查。分析過程中，若可疑情事進階持續威脅</w:t>
      </w:r>
      <w:r>
        <w:rPr>
          <w:rFonts w:hint="eastAsia"/>
        </w:rPr>
        <w:t>APT</w:t>
      </w:r>
      <w:r>
        <w:rPr>
          <w:rFonts w:hint="eastAsia"/>
        </w:rPr>
        <w:t>，將會使用</w:t>
      </w:r>
      <w:r>
        <w:rPr>
          <w:rFonts w:hint="eastAsia"/>
        </w:rPr>
        <w:t>Email</w:t>
      </w:r>
      <w:r>
        <w:rPr>
          <w:rFonts w:hint="eastAsia"/>
        </w:rPr>
        <w:t>或電話方式與資產負責人確認相關資訊細節，確認內部開發程序或相關資訊。一旦</w:t>
      </w:r>
      <w:r>
        <w:rPr>
          <w:rFonts w:hint="eastAsia"/>
        </w:rPr>
        <w:t>MDR</w:t>
      </w:r>
      <w:r>
        <w:rPr>
          <w:rFonts w:hint="eastAsia"/>
        </w:rPr>
        <w:t>服務工程師有初步調查分析，將會更新該事件通報單，供承辦人與資產負責人審閱。</w:t>
      </w:r>
    </w:p>
    <w:p w14:paraId="3BD0AACB" w14:textId="70AC13F2" w:rsidR="00515140" w:rsidRDefault="00CA1FEF" w:rsidP="00CA1FEF">
      <w:pPr>
        <w:pStyle w:val="aff5"/>
      </w:pPr>
      <w:proofErr w:type="spellStart"/>
      <w:r>
        <w:rPr>
          <w:rFonts w:hint="eastAsia"/>
        </w:rPr>
        <w:t>本服務與</w:t>
      </w:r>
      <w:r w:rsidRPr="00377B1F">
        <w:rPr>
          <w:rFonts w:hint="eastAsia"/>
          <w:highlight w:val="yellow"/>
        </w:rPr>
        <w:t>SOC</w:t>
      </w:r>
      <w:proofErr w:type="gramStart"/>
      <w:r w:rsidRPr="00377B1F">
        <w:rPr>
          <w:rFonts w:hint="eastAsia"/>
          <w:highlight w:val="yellow"/>
        </w:rPr>
        <w:t>資安監控</w:t>
      </w:r>
      <w:proofErr w:type="gramEnd"/>
      <w:r w:rsidRPr="00377B1F">
        <w:rPr>
          <w:rFonts w:hint="eastAsia"/>
          <w:highlight w:val="yellow"/>
        </w:rPr>
        <w:t>中心</w:t>
      </w:r>
      <w:r>
        <w:rPr>
          <w:rFonts w:hint="eastAsia"/>
        </w:rPr>
        <w:t>完整</w:t>
      </w:r>
      <w:r w:rsidR="006B157F">
        <w:rPr>
          <w:rFonts w:hint="eastAsia"/>
          <w:lang w:eastAsia="zh-TW"/>
        </w:rPr>
        <w:t>整合</w:t>
      </w:r>
      <w:proofErr w:type="spellEnd"/>
      <w:r>
        <w:rPr>
          <w:rFonts w:hint="eastAsia"/>
        </w:rPr>
        <w:t>，除了</w:t>
      </w:r>
      <w:r>
        <w:rPr>
          <w:rFonts w:hint="eastAsia"/>
        </w:rPr>
        <w:t>MDR</w:t>
      </w:r>
      <w:r>
        <w:rPr>
          <w:rFonts w:hint="eastAsia"/>
        </w:rPr>
        <w:t>服務的偵測防禦、監控與事件管理等能力，監控通報及處理流程，因應可能意外事件發生時，能立即的依所累積的應變處理經驗與機制迅速反應處理。本團隊憑藉著豐富專業能力，落實監控與防禦之功能，依照</w:t>
      </w:r>
      <w:r>
        <w:rPr>
          <w:rFonts w:hint="eastAsia"/>
        </w:rPr>
        <w:lastRenderedPageBreak/>
        <w:t>完整的作業流程分析可疑事件，並且快速通報相關單位與人員。</w:t>
      </w:r>
    </w:p>
    <w:p w14:paraId="148626A0" w14:textId="77777777" w:rsidR="00AC30F7" w:rsidRPr="00AC30F7" w:rsidRDefault="00AC30F7" w:rsidP="00AC30F7">
      <w:pPr>
        <w:rPr>
          <w:lang w:val="x-none" w:eastAsia="x-none"/>
        </w:rPr>
      </w:pPr>
    </w:p>
    <w:p w14:paraId="50175BA2" w14:textId="119834F6" w:rsidR="00CA1FEF" w:rsidRDefault="00C32C9E" w:rsidP="00C32C9E">
      <w:pPr>
        <w:pStyle w:val="ab"/>
      </w:pPr>
      <w:bookmarkStart w:id="79" w:name="_Toc119583030"/>
      <w:proofErr w:type="spellStart"/>
      <w:r w:rsidRPr="00C32C9E">
        <w:rPr>
          <w:rFonts w:hint="eastAsia"/>
        </w:rPr>
        <w:t>事件告警與威脅等級說明</w:t>
      </w:r>
      <w:bookmarkEnd w:id="79"/>
      <w:proofErr w:type="spellEnd"/>
    </w:p>
    <w:p w14:paraId="17346CD4" w14:textId="398F939D" w:rsidR="00C32C9E" w:rsidRDefault="00C32C9E" w:rsidP="00C32C9E">
      <w:pPr>
        <w:pStyle w:val="aff5"/>
      </w:pPr>
      <w:r w:rsidRPr="00C32C9E">
        <w:rPr>
          <w:rFonts w:hint="eastAsia"/>
        </w:rPr>
        <w:t>MDR</w:t>
      </w:r>
      <w:r w:rsidRPr="00C32C9E">
        <w:rPr>
          <w:rFonts w:hint="eastAsia"/>
        </w:rPr>
        <w:t>服務通報的事件告警通報，依據情資安來判定端點事件內容及風險嚴重等級</w:t>
      </w:r>
      <w:r w:rsidRPr="00C32C9E">
        <w:rPr>
          <w:rFonts w:hint="eastAsia"/>
        </w:rPr>
        <w:t>(</w:t>
      </w:r>
      <w:r w:rsidRPr="00C32C9E">
        <w:rPr>
          <w:rFonts w:hint="eastAsia"/>
        </w:rPr>
        <w:t>含低、中、高風險嚴重等級，簡稱低、中、高風險</w:t>
      </w:r>
      <w:r w:rsidRPr="00C32C9E">
        <w:rPr>
          <w:rFonts w:hint="eastAsia"/>
        </w:rPr>
        <w:t>)</w:t>
      </w:r>
      <w:r w:rsidRPr="00C32C9E">
        <w:rPr>
          <w:rFonts w:hint="eastAsia"/>
        </w:rPr>
        <w:t>。乃端點威脅偵測應變系統</w:t>
      </w:r>
      <w:r w:rsidRPr="00C32C9E">
        <w:rPr>
          <w:rFonts w:hint="eastAsia"/>
        </w:rPr>
        <w:t>(</w:t>
      </w:r>
      <w:r w:rsidRPr="00C32C9E">
        <w:rPr>
          <w:rFonts w:hint="eastAsia"/>
        </w:rPr>
        <w:t>中控主機</w:t>
      </w:r>
      <w:r w:rsidRPr="00C32C9E">
        <w:rPr>
          <w:rFonts w:hint="eastAsia"/>
        </w:rPr>
        <w:t>)</w:t>
      </w:r>
      <w:r w:rsidRPr="00C32C9E">
        <w:rPr>
          <w:rFonts w:hint="eastAsia"/>
        </w:rPr>
        <w:t>偵測端點可疑程序或活動，發出事件通報，經過關聯分析，進行初步的資安事件告警通報。再經由</w:t>
      </w:r>
      <w:r w:rsidRPr="00C32C9E">
        <w:rPr>
          <w:rFonts w:hint="eastAsia"/>
        </w:rPr>
        <w:t>SOC</w:t>
      </w:r>
      <w:r w:rsidRPr="00C32C9E">
        <w:rPr>
          <w:rFonts w:hint="eastAsia"/>
        </w:rPr>
        <w:t>監控小組與</w:t>
      </w:r>
      <w:r w:rsidRPr="00C32C9E">
        <w:rPr>
          <w:rFonts w:hint="eastAsia"/>
        </w:rPr>
        <w:t>MDR</w:t>
      </w:r>
      <w:r w:rsidRPr="00C32C9E">
        <w:rPr>
          <w:rFonts w:hint="eastAsia"/>
        </w:rPr>
        <w:t>服務工程師，經由分析結果調整為確定的風險等級。例如：藉由情資比對與關聯分析確認為惡意的攻擊來源，自動通報為中度威脅風險，而後分析此事件，卻認為駭客</w:t>
      </w:r>
      <w:r w:rsidRPr="00C32C9E">
        <w:rPr>
          <w:rFonts w:hint="eastAsia"/>
        </w:rPr>
        <w:t>APT</w:t>
      </w:r>
      <w:r w:rsidRPr="00C32C9E">
        <w:rPr>
          <w:rFonts w:hint="eastAsia"/>
        </w:rPr>
        <w:t>攻擊，會將風險更新為高風險與分析結果於</w:t>
      </w:r>
      <w:del w:id="80" w:author="姜 廷儒" w:date="2022-12-17T22:05:00Z">
        <w:r w:rsidRPr="00C32C9E" w:rsidDel="00CC3DF4">
          <w:rPr>
            <w:rFonts w:hint="eastAsia"/>
          </w:rPr>
          <w:delText>SRM</w:delText>
        </w:r>
        <w:r w:rsidRPr="00C32C9E" w:rsidDel="00CC3DF4">
          <w:rPr>
            <w:rFonts w:hint="eastAsia"/>
          </w:rPr>
          <w:delText>管理平台</w:delText>
        </w:r>
      </w:del>
      <w:ins w:id="81" w:author="姜 廷儒" w:date="2022-12-17T22:05:00Z">
        <w:r w:rsidR="00CC3DF4">
          <w:rPr>
            <w:rFonts w:hint="eastAsia"/>
          </w:rPr>
          <w:t>SRM</w:t>
        </w:r>
        <w:r w:rsidR="00CC3DF4">
          <w:rPr>
            <w:rFonts w:hint="eastAsia"/>
          </w:rPr>
          <w:t>資安風險管理平台</w:t>
        </w:r>
      </w:ins>
      <w:r w:rsidRPr="00C32C9E">
        <w:rPr>
          <w:rFonts w:hint="eastAsia"/>
        </w:rPr>
        <w:t>之事件單。</w:t>
      </w:r>
    </w:p>
    <w:p w14:paraId="12582B01" w14:textId="0B91BA6B" w:rsidR="00514863" w:rsidRPr="009E0433" w:rsidRDefault="00514863" w:rsidP="00514863">
      <w:pPr>
        <w:pStyle w:val="afff2"/>
        <w:rPr>
          <w:rFonts w:ascii="標楷體" w:hAnsi="標楷體"/>
        </w:rPr>
      </w:pPr>
      <w:bookmarkStart w:id="82" w:name="_Toc119507464"/>
      <w:r w:rsidRPr="009E0433">
        <w:rPr>
          <w:rFonts w:hint="eastAsia"/>
        </w:rPr>
        <w:t>表</w:t>
      </w:r>
      <w:r w:rsidRPr="009E0433">
        <w:rPr>
          <w:rFonts w:hint="eastAsia"/>
        </w:rPr>
        <w:t xml:space="preserve"> </w:t>
      </w:r>
      <w:r w:rsidRPr="009E0433">
        <w:fldChar w:fldCharType="begin"/>
      </w:r>
      <w:r w:rsidRPr="009E0433">
        <w:instrText xml:space="preserve"> </w:instrText>
      </w:r>
      <w:r w:rsidRPr="009E0433">
        <w:rPr>
          <w:rFonts w:hint="eastAsia"/>
        </w:rPr>
        <w:instrText xml:space="preserve">SEQ </w:instrText>
      </w:r>
      <w:r w:rsidRPr="009E0433">
        <w:rPr>
          <w:rFonts w:hint="eastAsia"/>
        </w:rPr>
        <w:instrText>表</w:instrText>
      </w:r>
      <w:r w:rsidRPr="009E0433">
        <w:rPr>
          <w:rFonts w:hint="eastAsia"/>
        </w:rPr>
        <w:instrText xml:space="preserve"> \* ARABIC</w:instrText>
      </w:r>
      <w:r w:rsidRPr="009E0433">
        <w:instrText xml:space="preserve"> </w:instrText>
      </w:r>
      <w:r w:rsidRPr="009E0433">
        <w:fldChar w:fldCharType="separate"/>
      </w:r>
      <w:r w:rsidR="00AC74FA">
        <w:rPr>
          <w:noProof/>
        </w:rPr>
        <w:t>1</w:t>
      </w:r>
      <w:r w:rsidRPr="009E0433">
        <w:fldChar w:fldCharType="end"/>
      </w:r>
      <w:r w:rsidRPr="009E0433">
        <w:rPr>
          <w:rFonts w:hint="eastAsia"/>
        </w:rPr>
        <w:t>、</w:t>
      </w:r>
      <w:proofErr w:type="gramStart"/>
      <w:r w:rsidRPr="009E0433">
        <w:rPr>
          <w:rFonts w:ascii="標楷體" w:hAnsi="標楷體"/>
        </w:rPr>
        <w:t>資安事件</w:t>
      </w:r>
      <w:proofErr w:type="gramEnd"/>
      <w:r w:rsidRPr="009E0433">
        <w:rPr>
          <w:rFonts w:ascii="標楷體" w:hAnsi="標楷體" w:hint="eastAsia"/>
        </w:rPr>
        <w:t>通報模式與相應變處理</w:t>
      </w:r>
      <w:bookmarkEnd w:id="82"/>
    </w:p>
    <w:tbl>
      <w:tblPr>
        <w:tblW w:w="9693" w:type="dxa"/>
        <w:jc w:val="center"/>
        <w:tblCellMar>
          <w:left w:w="28" w:type="dxa"/>
          <w:right w:w="28" w:type="dxa"/>
        </w:tblCellMar>
        <w:tblLook w:val="04A0" w:firstRow="1" w:lastRow="0" w:firstColumn="1" w:lastColumn="0" w:noHBand="0" w:noVBand="1"/>
      </w:tblPr>
      <w:tblGrid>
        <w:gridCol w:w="1191"/>
        <w:gridCol w:w="1814"/>
        <w:gridCol w:w="1757"/>
        <w:gridCol w:w="1757"/>
        <w:gridCol w:w="1757"/>
        <w:gridCol w:w="1417"/>
      </w:tblGrid>
      <w:tr w:rsidR="00CA4D39" w:rsidRPr="00CA4D39" w14:paraId="35A96C64" w14:textId="77777777" w:rsidTr="00CA4D39">
        <w:trPr>
          <w:trHeight w:val="792"/>
          <w:tblHeader/>
          <w:jc w:val="center"/>
        </w:trPr>
        <w:tc>
          <w:tcPr>
            <w:tcW w:w="1191"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1870782"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通報模式</w:t>
            </w:r>
            <w:r w:rsidRPr="00CA4D39">
              <w:rPr>
                <w:rFonts w:ascii="MS Gothic" w:eastAsia="MS Gothic" w:hAnsi="MS Gothic" w:cs="新細明體" w:hint="eastAsia"/>
                <w:color w:val="000000"/>
                <w:kern w:val="0"/>
                <w:szCs w:val="28"/>
              </w:rPr>
              <w:t>​</w:t>
            </w:r>
          </w:p>
        </w:tc>
        <w:tc>
          <w:tcPr>
            <w:tcW w:w="1814" w:type="dxa"/>
            <w:tcBorders>
              <w:top w:val="single" w:sz="4" w:space="0" w:color="auto"/>
              <w:left w:val="nil"/>
              <w:bottom w:val="single" w:sz="4" w:space="0" w:color="auto"/>
              <w:right w:val="single" w:sz="4" w:space="0" w:color="auto"/>
            </w:tcBorders>
            <w:shd w:val="clear" w:color="000000" w:fill="E7E6E6"/>
            <w:vAlign w:val="center"/>
            <w:hideMark/>
          </w:tcPr>
          <w:p w14:paraId="0437CF5C"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通報條件</w:t>
            </w:r>
          </w:p>
        </w:tc>
        <w:tc>
          <w:tcPr>
            <w:tcW w:w="1757" w:type="dxa"/>
            <w:tcBorders>
              <w:top w:val="single" w:sz="4" w:space="0" w:color="auto"/>
              <w:left w:val="nil"/>
              <w:bottom w:val="single" w:sz="4" w:space="0" w:color="auto"/>
              <w:right w:val="single" w:sz="4" w:space="0" w:color="auto"/>
            </w:tcBorders>
            <w:shd w:val="clear" w:color="000000" w:fill="E7E6E6"/>
            <w:vAlign w:val="center"/>
            <w:hideMark/>
          </w:tcPr>
          <w:p w14:paraId="6C1ABAAF"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系統告警種類</w:t>
            </w:r>
          </w:p>
        </w:tc>
        <w:tc>
          <w:tcPr>
            <w:tcW w:w="1757" w:type="dxa"/>
            <w:tcBorders>
              <w:top w:val="single" w:sz="4" w:space="0" w:color="auto"/>
              <w:left w:val="nil"/>
              <w:bottom w:val="single" w:sz="4" w:space="0" w:color="auto"/>
              <w:right w:val="single" w:sz="4" w:space="0" w:color="auto"/>
            </w:tcBorders>
            <w:shd w:val="clear" w:color="000000" w:fill="E7E6E6"/>
            <w:vAlign w:val="center"/>
            <w:hideMark/>
          </w:tcPr>
          <w:p w14:paraId="5878C99A"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應變處理方式</w:t>
            </w:r>
          </w:p>
        </w:tc>
        <w:tc>
          <w:tcPr>
            <w:tcW w:w="1757" w:type="dxa"/>
            <w:tcBorders>
              <w:top w:val="single" w:sz="4" w:space="0" w:color="auto"/>
              <w:left w:val="nil"/>
              <w:bottom w:val="single" w:sz="4" w:space="0" w:color="auto"/>
              <w:right w:val="single" w:sz="4" w:space="0" w:color="auto"/>
            </w:tcBorders>
            <w:shd w:val="clear" w:color="000000" w:fill="E7E6E6"/>
            <w:vAlign w:val="center"/>
            <w:hideMark/>
          </w:tcPr>
          <w:p w14:paraId="2CDB06DE"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類似通報案例</w:t>
            </w:r>
          </w:p>
        </w:tc>
        <w:tc>
          <w:tcPr>
            <w:tcW w:w="1417" w:type="dxa"/>
            <w:tcBorders>
              <w:top w:val="single" w:sz="4" w:space="0" w:color="auto"/>
              <w:left w:val="nil"/>
              <w:bottom w:val="single" w:sz="4" w:space="0" w:color="auto"/>
              <w:right w:val="single" w:sz="4" w:space="0" w:color="auto"/>
            </w:tcBorders>
            <w:shd w:val="clear" w:color="000000" w:fill="E7E6E6"/>
            <w:vAlign w:val="center"/>
            <w:hideMark/>
          </w:tcPr>
          <w:p w14:paraId="69A33808"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風險等級</w:t>
            </w:r>
          </w:p>
        </w:tc>
      </w:tr>
      <w:tr w:rsidR="00CA4D39" w:rsidRPr="00CA4D39" w14:paraId="65AB483A" w14:textId="77777777" w:rsidTr="00CA4D39">
        <w:trPr>
          <w:trHeight w:val="1387"/>
          <w:jc w:val="center"/>
        </w:trPr>
        <w:tc>
          <w:tcPr>
            <w:tcW w:w="1191" w:type="dxa"/>
            <w:tcBorders>
              <w:top w:val="nil"/>
              <w:left w:val="single" w:sz="4" w:space="0" w:color="auto"/>
              <w:bottom w:val="single" w:sz="4" w:space="0" w:color="auto"/>
              <w:right w:val="single" w:sz="4" w:space="0" w:color="auto"/>
            </w:tcBorders>
            <w:shd w:val="clear" w:color="auto" w:fill="auto"/>
            <w:vAlign w:val="center"/>
            <w:hideMark/>
          </w:tcPr>
          <w:p w14:paraId="3FAFF7DE"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自動通報</w:t>
            </w:r>
          </w:p>
        </w:tc>
        <w:tc>
          <w:tcPr>
            <w:tcW w:w="1814" w:type="dxa"/>
            <w:tcBorders>
              <w:top w:val="nil"/>
              <w:left w:val="nil"/>
              <w:bottom w:val="single" w:sz="4" w:space="0" w:color="auto"/>
              <w:right w:val="single" w:sz="4" w:space="0" w:color="auto"/>
            </w:tcBorders>
            <w:shd w:val="clear" w:color="auto" w:fill="auto"/>
            <w:vAlign w:val="center"/>
            <w:hideMark/>
          </w:tcPr>
          <w:p w14:paraId="5CC4DAAF"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已知的病毒或是惡意行為被偵測</w:t>
            </w:r>
          </w:p>
        </w:tc>
        <w:tc>
          <w:tcPr>
            <w:tcW w:w="1757" w:type="dxa"/>
            <w:tcBorders>
              <w:top w:val="nil"/>
              <w:left w:val="nil"/>
              <w:bottom w:val="single" w:sz="4" w:space="0" w:color="auto"/>
              <w:right w:val="single" w:sz="4" w:space="0" w:color="auto"/>
            </w:tcBorders>
            <w:shd w:val="clear" w:color="auto" w:fill="auto"/>
            <w:vAlign w:val="center"/>
            <w:hideMark/>
          </w:tcPr>
          <w:p w14:paraId="07066004" w14:textId="77777777" w:rsidR="00CA4D39" w:rsidRPr="00CA4D39" w:rsidRDefault="00CA4D39" w:rsidP="00CA4D39">
            <w:pPr>
              <w:widowControl/>
              <w:textAlignment w:val="auto"/>
              <w:rPr>
                <w:rFonts w:ascii="標楷體" w:hAnsi="標楷體" w:cs="新細明體"/>
                <w:color w:val="000000"/>
                <w:kern w:val="0"/>
                <w:szCs w:val="28"/>
              </w:rPr>
            </w:pPr>
            <w:proofErr w:type="gramStart"/>
            <w:r w:rsidRPr="00CA4D39">
              <w:rPr>
                <w:rFonts w:ascii="標楷體" w:hAnsi="標楷體" w:cs="新細明體" w:hint="eastAsia"/>
                <w:color w:val="000000"/>
                <w:kern w:val="0"/>
                <w:szCs w:val="28"/>
              </w:rPr>
              <w:t>情資命中</w:t>
            </w:r>
            <w:proofErr w:type="gramEnd"/>
            <w:r w:rsidRPr="00CA4D39">
              <w:rPr>
                <w:rFonts w:ascii="標楷體" w:hAnsi="標楷體" w:cs="新細明體" w:hint="eastAsia"/>
                <w:color w:val="000000"/>
                <w:kern w:val="0"/>
                <w:szCs w:val="28"/>
              </w:rPr>
              <w:t>告警</w:t>
            </w:r>
            <w:r w:rsidRPr="00CA4D39">
              <w:rPr>
                <w:color w:val="000000"/>
                <w:kern w:val="0"/>
                <w:szCs w:val="28"/>
              </w:rPr>
              <w:t> (IOC Hit Alert)</w:t>
            </w:r>
          </w:p>
        </w:tc>
        <w:tc>
          <w:tcPr>
            <w:tcW w:w="1757" w:type="dxa"/>
            <w:tcBorders>
              <w:top w:val="nil"/>
              <w:left w:val="nil"/>
              <w:bottom w:val="single" w:sz="4" w:space="0" w:color="auto"/>
              <w:right w:val="single" w:sz="4" w:space="0" w:color="auto"/>
            </w:tcBorders>
            <w:shd w:val="clear" w:color="auto" w:fill="auto"/>
            <w:vAlign w:val="center"/>
            <w:hideMark/>
          </w:tcPr>
          <w:p w14:paraId="1A9E3746"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僅告警</w:t>
            </w:r>
          </w:p>
        </w:tc>
        <w:tc>
          <w:tcPr>
            <w:tcW w:w="1757" w:type="dxa"/>
            <w:tcBorders>
              <w:top w:val="nil"/>
              <w:left w:val="nil"/>
              <w:bottom w:val="single" w:sz="4" w:space="0" w:color="auto"/>
              <w:right w:val="single" w:sz="4" w:space="0" w:color="auto"/>
            </w:tcBorders>
            <w:shd w:val="clear" w:color="auto" w:fill="auto"/>
            <w:vAlign w:val="center"/>
            <w:hideMark/>
          </w:tcPr>
          <w:p w14:paraId="42BB2649"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惡意連線</w:t>
            </w:r>
            <w:r w:rsidRPr="00CA4D39">
              <w:rPr>
                <w:color w:val="000000"/>
                <w:kern w:val="0"/>
                <w:szCs w:val="28"/>
              </w:rPr>
              <w:t>C&amp;C</w:t>
            </w:r>
            <w:r w:rsidRPr="00CA4D39">
              <w:rPr>
                <w:rFonts w:ascii="標楷體" w:hAnsi="標楷體" w:cs="新細明體" w:hint="eastAsia"/>
                <w:color w:val="000000"/>
                <w:kern w:val="0"/>
                <w:szCs w:val="28"/>
              </w:rPr>
              <w:t>對外連線</w:t>
            </w:r>
          </w:p>
        </w:tc>
        <w:tc>
          <w:tcPr>
            <w:tcW w:w="1417" w:type="dxa"/>
            <w:tcBorders>
              <w:top w:val="nil"/>
              <w:left w:val="nil"/>
              <w:bottom w:val="single" w:sz="4" w:space="0" w:color="auto"/>
              <w:right w:val="single" w:sz="4" w:space="0" w:color="auto"/>
            </w:tcBorders>
            <w:shd w:val="clear" w:color="auto" w:fill="auto"/>
            <w:vAlign w:val="center"/>
            <w:hideMark/>
          </w:tcPr>
          <w:p w14:paraId="20B89EA8"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中風險</w:t>
            </w:r>
          </w:p>
        </w:tc>
      </w:tr>
      <w:tr w:rsidR="00CA4D39" w:rsidRPr="00CA4D39" w14:paraId="5D279D4D" w14:textId="77777777" w:rsidTr="00CA4D39">
        <w:trPr>
          <w:trHeight w:val="964"/>
          <w:jc w:val="center"/>
        </w:trPr>
        <w:tc>
          <w:tcPr>
            <w:tcW w:w="1191" w:type="dxa"/>
            <w:vMerge w:val="restart"/>
            <w:tcBorders>
              <w:top w:val="nil"/>
              <w:left w:val="single" w:sz="4" w:space="0" w:color="auto"/>
              <w:bottom w:val="single" w:sz="4" w:space="0" w:color="auto"/>
              <w:right w:val="single" w:sz="4" w:space="0" w:color="auto"/>
            </w:tcBorders>
            <w:shd w:val="clear" w:color="auto" w:fill="auto"/>
            <w:vAlign w:val="center"/>
            <w:hideMark/>
          </w:tcPr>
          <w:p w14:paraId="76FED7EC"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專人通報</w:t>
            </w:r>
          </w:p>
        </w:tc>
        <w:tc>
          <w:tcPr>
            <w:tcW w:w="1814" w:type="dxa"/>
            <w:vMerge w:val="restart"/>
            <w:tcBorders>
              <w:top w:val="nil"/>
              <w:left w:val="single" w:sz="4" w:space="0" w:color="auto"/>
              <w:bottom w:val="single" w:sz="4" w:space="0" w:color="auto"/>
              <w:right w:val="single" w:sz="4" w:space="0" w:color="auto"/>
            </w:tcBorders>
            <w:shd w:val="clear" w:color="auto" w:fill="auto"/>
            <w:vAlign w:val="center"/>
            <w:hideMark/>
          </w:tcPr>
          <w:p w14:paraId="29AE666E"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未知或可疑的威脅</w:t>
            </w:r>
          </w:p>
        </w:tc>
        <w:tc>
          <w:tcPr>
            <w:tcW w:w="1757" w:type="dxa"/>
            <w:vMerge w:val="restart"/>
            <w:tcBorders>
              <w:top w:val="nil"/>
              <w:left w:val="single" w:sz="4" w:space="0" w:color="auto"/>
              <w:bottom w:val="single" w:sz="4" w:space="0" w:color="auto"/>
              <w:right w:val="single" w:sz="4" w:space="0" w:color="auto"/>
            </w:tcBorders>
            <w:shd w:val="clear" w:color="auto" w:fill="auto"/>
            <w:vAlign w:val="center"/>
            <w:hideMark/>
          </w:tcPr>
          <w:p w14:paraId="229C60CE"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可疑惡意行為偵測專家已開始調查分析</w:t>
            </w:r>
            <w:r w:rsidRPr="00CA4D39">
              <w:rPr>
                <w:color w:val="000000"/>
                <w:kern w:val="0"/>
                <w:szCs w:val="28"/>
              </w:rPr>
              <w:t> </w:t>
            </w:r>
          </w:p>
        </w:tc>
        <w:tc>
          <w:tcPr>
            <w:tcW w:w="1757" w:type="dxa"/>
            <w:vMerge w:val="restart"/>
            <w:tcBorders>
              <w:top w:val="nil"/>
              <w:left w:val="single" w:sz="4" w:space="0" w:color="auto"/>
              <w:bottom w:val="single" w:sz="4" w:space="0" w:color="auto"/>
              <w:right w:val="single" w:sz="4" w:space="0" w:color="auto"/>
            </w:tcBorders>
            <w:shd w:val="clear" w:color="auto" w:fill="auto"/>
            <w:vAlign w:val="center"/>
            <w:hideMark/>
          </w:tcPr>
          <w:p w14:paraId="643A8651"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僅告警</w:t>
            </w:r>
          </w:p>
        </w:tc>
        <w:tc>
          <w:tcPr>
            <w:tcW w:w="1757" w:type="dxa"/>
            <w:tcBorders>
              <w:top w:val="nil"/>
              <w:left w:val="nil"/>
              <w:bottom w:val="single" w:sz="4" w:space="0" w:color="auto"/>
              <w:right w:val="single" w:sz="4" w:space="0" w:color="auto"/>
            </w:tcBorders>
            <w:shd w:val="clear" w:color="auto" w:fill="auto"/>
            <w:vAlign w:val="center"/>
            <w:hideMark/>
          </w:tcPr>
          <w:p w14:paraId="343FB635" w14:textId="77777777" w:rsidR="00CA4D39" w:rsidRPr="00CA4D39" w:rsidRDefault="00CA4D39" w:rsidP="00CA4D39">
            <w:pPr>
              <w:widowControl/>
              <w:textAlignment w:val="auto"/>
              <w:rPr>
                <w:rFonts w:eastAsia="新細明體"/>
                <w:color w:val="000000"/>
                <w:kern w:val="0"/>
                <w:szCs w:val="28"/>
              </w:rPr>
            </w:pPr>
            <w:r w:rsidRPr="00CA4D39">
              <w:rPr>
                <w:rFonts w:eastAsia="新細明體"/>
                <w:color w:val="000000"/>
                <w:kern w:val="0"/>
                <w:szCs w:val="28"/>
              </w:rPr>
              <w:t>APT</w:t>
            </w:r>
            <w:r w:rsidRPr="00CA4D39">
              <w:rPr>
                <w:rFonts w:ascii="標楷體" w:hAnsi="標楷體" w:hint="eastAsia"/>
                <w:color w:val="000000"/>
                <w:kern w:val="0"/>
                <w:szCs w:val="28"/>
              </w:rPr>
              <w:t>攻擊駭客橫向移動行為</w:t>
            </w:r>
          </w:p>
        </w:tc>
        <w:tc>
          <w:tcPr>
            <w:tcW w:w="1417" w:type="dxa"/>
            <w:tcBorders>
              <w:top w:val="nil"/>
              <w:left w:val="nil"/>
              <w:bottom w:val="single" w:sz="4" w:space="0" w:color="auto"/>
              <w:right w:val="single" w:sz="4" w:space="0" w:color="auto"/>
            </w:tcBorders>
            <w:shd w:val="clear" w:color="auto" w:fill="auto"/>
            <w:vAlign w:val="center"/>
            <w:hideMark/>
          </w:tcPr>
          <w:p w14:paraId="0B3DCE7F"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高風險</w:t>
            </w:r>
          </w:p>
        </w:tc>
      </w:tr>
      <w:tr w:rsidR="00CA4D39" w:rsidRPr="00CA4D39" w14:paraId="53725C2E" w14:textId="77777777" w:rsidTr="00CA4D39">
        <w:trPr>
          <w:trHeight w:val="1077"/>
          <w:jc w:val="center"/>
        </w:trPr>
        <w:tc>
          <w:tcPr>
            <w:tcW w:w="1191" w:type="dxa"/>
            <w:vMerge/>
            <w:tcBorders>
              <w:top w:val="nil"/>
              <w:left w:val="single" w:sz="4" w:space="0" w:color="auto"/>
              <w:bottom w:val="single" w:sz="4" w:space="0" w:color="auto"/>
              <w:right w:val="single" w:sz="4" w:space="0" w:color="auto"/>
            </w:tcBorders>
            <w:vAlign w:val="center"/>
            <w:hideMark/>
          </w:tcPr>
          <w:p w14:paraId="53CA7188" w14:textId="77777777" w:rsidR="00CA4D39" w:rsidRPr="00CA4D39" w:rsidRDefault="00CA4D39" w:rsidP="00CA4D39">
            <w:pPr>
              <w:widowControl/>
              <w:textAlignment w:val="auto"/>
              <w:rPr>
                <w:rFonts w:ascii="標楷體" w:hAnsi="標楷體" w:cs="新細明體"/>
                <w:color w:val="000000"/>
                <w:kern w:val="0"/>
                <w:szCs w:val="28"/>
              </w:rPr>
            </w:pPr>
          </w:p>
        </w:tc>
        <w:tc>
          <w:tcPr>
            <w:tcW w:w="1814" w:type="dxa"/>
            <w:vMerge/>
            <w:tcBorders>
              <w:top w:val="nil"/>
              <w:left w:val="single" w:sz="4" w:space="0" w:color="auto"/>
              <w:bottom w:val="single" w:sz="4" w:space="0" w:color="auto"/>
              <w:right w:val="single" w:sz="4" w:space="0" w:color="auto"/>
            </w:tcBorders>
            <w:vAlign w:val="center"/>
            <w:hideMark/>
          </w:tcPr>
          <w:p w14:paraId="18725117" w14:textId="77777777" w:rsidR="00CA4D39" w:rsidRPr="00CA4D39" w:rsidRDefault="00CA4D39" w:rsidP="00CA4D39">
            <w:pPr>
              <w:widowControl/>
              <w:textAlignment w:val="auto"/>
              <w:rPr>
                <w:rFonts w:ascii="標楷體" w:hAnsi="標楷體" w:cs="新細明體"/>
                <w:color w:val="000000"/>
                <w:kern w:val="0"/>
                <w:szCs w:val="28"/>
              </w:rPr>
            </w:pPr>
          </w:p>
        </w:tc>
        <w:tc>
          <w:tcPr>
            <w:tcW w:w="1757" w:type="dxa"/>
            <w:vMerge/>
            <w:tcBorders>
              <w:top w:val="nil"/>
              <w:left w:val="single" w:sz="4" w:space="0" w:color="auto"/>
              <w:bottom w:val="single" w:sz="4" w:space="0" w:color="auto"/>
              <w:right w:val="single" w:sz="4" w:space="0" w:color="auto"/>
            </w:tcBorders>
            <w:vAlign w:val="center"/>
            <w:hideMark/>
          </w:tcPr>
          <w:p w14:paraId="749D9B4C" w14:textId="77777777" w:rsidR="00CA4D39" w:rsidRPr="00CA4D39" w:rsidRDefault="00CA4D39" w:rsidP="00CA4D39">
            <w:pPr>
              <w:widowControl/>
              <w:textAlignment w:val="auto"/>
              <w:rPr>
                <w:rFonts w:ascii="標楷體" w:hAnsi="標楷體" w:cs="新細明體"/>
                <w:color w:val="000000"/>
                <w:kern w:val="0"/>
                <w:szCs w:val="28"/>
              </w:rPr>
            </w:pPr>
          </w:p>
        </w:tc>
        <w:tc>
          <w:tcPr>
            <w:tcW w:w="1757" w:type="dxa"/>
            <w:vMerge/>
            <w:tcBorders>
              <w:top w:val="nil"/>
              <w:left w:val="single" w:sz="4" w:space="0" w:color="auto"/>
              <w:bottom w:val="single" w:sz="4" w:space="0" w:color="auto"/>
              <w:right w:val="single" w:sz="4" w:space="0" w:color="auto"/>
            </w:tcBorders>
            <w:vAlign w:val="center"/>
            <w:hideMark/>
          </w:tcPr>
          <w:p w14:paraId="5D5B986F" w14:textId="77777777" w:rsidR="00CA4D39" w:rsidRPr="00CA4D39" w:rsidRDefault="00CA4D39" w:rsidP="00CA4D39">
            <w:pPr>
              <w:widowControl/>
              <w:textAlignment w:val="auto"/>
              <w:rPr>
                <w:rFonts w:ascii="標楷體" w:hAnsi="標楷體" w:cs="新細明體"/>
                <w:color w:val="000000"/>
                <w:kern w:val="0"/>
                <w:szCs w:val="28"/>
              </w:rPr>
            </w:pPr>
          </w:p>
        </w:tc>
        <w:tc>
          <w:tcPr>
            <w:tcW w:w="1757" w:type="dxa"/>
            <w:tcBorders>
              <w:top w:val="nil"/>
              <w:left w:val="nil"/>
              <w:bottom w:val="single" w:sz="4" w:space="0" w:color="auto"/>
              <w:right w:val="single" w:sz="4" w:space="0" w:color="auto"/>
            </w:tcBorders>
            <w:shd w:val="clear" w:color="auto" w:fill="auto"/>
            <w:vAlign w:val="center"/>
            <w:hideMark/>
          </w:tcPr>
          <w:p w14:paraId="1DF3D4D6"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無電子簽章的應用程式</w:t>
            </w:r>
          </w:p>
        </w:tc>
        <w:tc>
          <w:tcPr>
            <w:tcW w:w="1417" w:type="dxa"/>
            <w:tcBorders>
              <w:top w:val="nil"/>
              <w:left w:val="nil"/>
              <w:bottom w:val="single" w:sz="4" w:space="0" w:color="auto"/>
              <w:right w:val="single" w:sz="4" w:space="0" w:color="auto"/>
            </w:tcBorders>
            <w:shd w:val="clear" w:color="auto" w:fill="auto"/>
            <w:vAlign w:val="center"/>
            <w:hideMark/>
          </w:tcPr>
          <w:p w14:paraId="2E38C88C"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中風險</w:t>
            </w:r>
          </w:p>
        </w:tc>
      </w:tr>
    </w:tbl>
    <w:p w14:paraId="6A6FFDA3" w14:textId="43B6B9D3" w:rsidR="00CA4D39" w:rsidRDefault="00CA4D39" w:rsidP="00893B09"/>
    <w:p w14:paraId="5403AD1E" w14:textId="77777777" w:rsidR="00CA4D39" w:rsidRDefault="00CA4D39">
      <w:pPr>
        <w:widowControl/>
        <w:textAlignment w:val="auto"/>
      </w:pPr>
      <w:r>
        <w:br w:type="page"/>
      </w:r>
    </w:p>
    <w:p w14:paraId="4162ECCC" w14:textId="6213AFD2" w:rsidR="00F4016C" w:rsidRDefault="00F4016C" w:rsidP="00F4016C">
      <w:pPr>
        <w:pStyle w:val="ab"/>
      </w:pPr>
      <w:bookmarkStart w:id="83" w:name="_Toc119583031"/>
      <w:proofErr w:type="spellStart"/>
      <w:r w:rsidRPr="00F4016C">
        <w:rPr>
          <w:rFonts w:hint="eastAsia"/>
        </w:rPr>
        <w:lastRenderedPageBreak/>
        <w:t>專業監控分析與權責分工</w:t>
      </w:r>
      <w:bookmarkEnd w:id="83"/>
      <w:proofErr w:type="spellEnd"/>
    </w:p>
    <w:p w14:paraId="36C7B2CD" w14:textId="4A58FD7C" w:rsidR="00F4016C" w:rsidRDefault="00F4016C" w:rsidP="00F4016C">
      <w:pPr>
        <w:pStyle w:val="aff4"/>
        <w:spacing w:before="95" w:after="190"/>
        <w:ind w:firstLine="560"/>
      </w:pPr>
      <w:del w:id="84" w:author="姜 廷儒" w:date="2022-12-16T11:40:00Z">
        <w:r w:rsidRPr="00F4016C" w:rsidDel="000D5952">
          <w:rPr>
            <w:rFonts w:hint="eastAsia"/>
          </w:rPr>
          <w:delText>由</w:delText>
        </w:r>
      </w:del>
      <w:r w:rsidRPr="00F4016C">
        <w:rPr>
          <w:rFonts w:hint="eastAsia"/>
        </w:rPr>
        <w:t>本</w:t>
      </w:r>
      <w:r w:rsidRPr="00F4016C">
        <w:rPr>
          <w:rFonts w:hint="eastAsia"/>
        </w:rPr>
        <w:t>MDR</w:t>
      </w:r>
      <w:r w:rsidRPr="00F4016C">
        <w:rPr>
          <w:rFonts w:hint="eastAsia"/>
        </w:rPr>
        <w:t>團隊將憑著專業技術及進階分析所有可疑威脅攻擊。這些事件的種類及嚴重等級藉由考慮許多不同的準則來判定，例如：攻擊來源、目的、方向以及客戶對資訊安全的</w:t>
      </w:r>
      <w:ins w:id="85" w:author="姜 廷儒" w:date="2022-12-16T11:41:00Z">
        <w:r w:rsidR="00BF664C">
          <w:rPr>
            <w:rFonts w:hint="eastAsia"/>
            <w:lang w:eastAsia="zh-TW"/>
          </w:rPr>
          <w:t>標準</w:t>
        </w:r>
      </w:ins>
      <w:del w:id="86" w:author="姜 廷儒" w:date="2022-12-16T11:41:00Z">
        <w:r w:rsidRPr="00F4016C" w:rsidDel="00BF664C">
          <w:rPr>
            <w:rFonts w:hint="eastAsia"/>
          </w:rPr>
          <w:delText>立場態度</w:delText>
        </w:r>
      </w:del>
      <w:r w:rsidRPr="00F4016C">
        <w:rPr>
          <w:rFonts w:hint="eastAsia"/>
        </w:rPr>
        <w:t>。</w:t>
      </w:r>
      <w:proofErr w:type="spellStart"/>
      <w:r w:rsidRPr="00F4016C">
        <w:rPr>
          <w:rFonts w:hint="eastAsia"/>
        </w:rPr>
        <w:t>SOC</w:t>
      </w:r>
      <w:r w:rsidRPr="00F4016C">
        <w:rPr>
          <w:rFonts w:hint="eastAsia"/>
        </w:rPr>
        <w:t>工程師負責日常監控中心的維運工作</w:t>
      </w:r>
      <w:del w:id="87" w:author="姜 廷儒" w:date="2022-12-16T11:43:00Z">
        <w:r w:rsidRPr="00F4016C" w:rsidDel="00D14A94">
          <w:rPr>
            <w:rFonts w:hint="eastAsia"/>
          </w:rPr>
          <w:delText>監控</w:delText>
        </w:r>
      </w:del>
      <w:r w:rsidRPr="00F4016C">
        <w:rPr>
          <w:rFonts w:hint="eastAsia"/>
        </w:rPr>
        <w:t>，而</w:t>
      </w:r>
      <w:r w:rsidRPr="00F4016C">
        <w:rPr>
          <w:rFonts w:hint="eastAsia"/>
        </w:rPr>
        <w:t>MDR</w:t>
      </w:r>
      <w:r w:rsidRPr="00F4016C">
        <w:rPr>
          <w:rFonts w:hint="eastAsia"/>
        </w:rPr>
        <w:t>工程師負責事件分析調查，共分成二線維運機制</w:t>
      </w:r>
      <w:proofErr w:type="spellEnd"/>
      <w:r w:rsidRPr="00F4016C">
        <w:rPr>
          <w:rFonts w:hint="eastAsia"/>
        </w:rPr>
        <w:t>：</w:t>
      </w:r>
    </w:p>
    <w:p w14:paraId="24E0DEFA" w14:textId="49FD7E02" w:rsidR="00F4016C" w:rsidRDefault="00942172" w:rsidP="00942172">
      <w:pPr>
        <w:pStyle w:val="ac"/>
      </w:pPr>
      <w:bookmarkStart w:id="88" w:name="_Toc119583032"/>
      <w:proofErr w:type="spellStart"/>
      <w:r w:rsidRPr="00942172">
        <w:rPr>
          <w:rFonts w:hint="eastAsia"/>
        </w:rPr>
        <w:t>SOC</w:t>
      </w:r>
      <w:r w:rsidRPr="00942172">
        <w:rPr>
          <w:rFonts w:hint="eastAsia"/>
        </w:rPr>
        <w:t>監控工程師</w:t>
      </w:r>
      <w:bookmarkEnd w:id="88"/>
      <w:proofErr w:type="spellEnd"/>
    </w:p>
    <w:p w14:paraId="1CD7FABB" w14:textId="79218F9D" w:rsidR="00942172" w:rsidRDefault="00942172" w:rsidP="00942172">
      <w:pPr>
        <w:pStyle w:val="aff7"/>
      </w:pPr>
      <w:r w:rsidRPr="00942172">
        <w:rPr>
          <w:rFonts w:hint="eastAsia"/>
        </w:rPr>
        <w:t>SOC</w:t>
      </w:r>
      <w:r w:rsidRPr="00942172">
        <w:rPr>
          <w:rFonts w:hint="eastAsia"/>
        </w:rPr>
        <w:t>人員於事件通報流程中負責通報事件確認、每日監看安全事件集中分析平</w:t>
      </w:r>
      <w:proofErr w:type="gramStart"/>
      <w:r w:rsidRPr="00942172">
        <w:rPr>
          <w:rFonts w:hint="eastAsia"/>
        </w:rPr>
        <w:t>臺</w:t>
      </w:r>
      <w:proofErr w:type="gramEnd"/>
      <w:r w:rsidRPr="00942172">
        <w:rPr>
          <w:rFonts w:hint="eastAsia"/>
        </w:rPr>
        <w:t>與中控主機，將關聯分析後</w:t>
      </w:r>
      <w:proofErr w:type="gramStart"/>
      <w:r w:rsidRPr="00942172">
        <w:rPr>
          <w:rFonts w:hint="eastAsia"/>
        </w:rPr>
        <w:t>的資安事件</w:t>
      </w:r>
      <w:proofErr w:type="gramEnd"/>
      <w:r w:rsidRPr="00942172">
        <w:rPr>
          <w:rFonts w:hint="eastAsia"/>
        </w:rPr>
        <w:t>以及軟硬體設備異常狀況通報給</w:t>
      </w:r>
      <w:r w:rsidRPr="00942172">
        <w:rPr>
          <w:rFonts w:hint="eastAsia"/>
        </w:rPr>
        <w:t>MDR</w:t>
      </w:r>
      <w:r w:rsidRPr="00942172">
        <w:rPr>
          <w:rFonts w:hint="eastAsia"/>
        </w:rPr>
        <w:t>服務工程師</w:t>
      </w:r>
      <w:r w:rsidR="00D22473">
        <w:rPr>
          <w:rFonts w:hint="eastAsia"/>
          <w:lang w:eastAsia="zh-TW"/>
        </w:rPr>
        <w:t>，</w:t>
      </w:r>
      <w:proofErr w:type="spellStart"/>
      <w:r w:rsidR="00D22473" w:rsidRPr="00B118F5">
        <w:rPr>
          <w:lang w:eastAsia="zh-TW"/>
          <w:rPrChange w:id="89" w:author="傅駿勳" w:date="2022-12-14T16:37:00Z">
            <w:rPr>
              <w:highlight w:val="yellow"/>
              <w:lang w:eastAsia="zh-TW"/>
            </w:rPr>
          </w:rPrChange>
        </w:rPr>
        <w:t>MDR</w:t>
      </w:r>
      <w:r w:rsidR="00D22473" w:rsidRPr="00B118F5">
        <w:rPr>
          <w:rFonts w:hint="eastAsia"/>
          <w:lang w:eastAsia="zh-TW"/>
          <w:rPrChange w:id="90" w:author="傅駿勳" w:date="2022-12-14T16:37:00Z">
            <w:rPr>
              <w:rFonts w:hint="eastAsia"/>
              <w:highlight w:val="yellow"/>
              <w:lang w:eastAsia="zh-TW"/>
            </w:rPr>
          </w:rPrChange>
        </w:rPr>
        <w:t>服務工程師將登入</w:t>
      </w:r>
      <w:proofErr w:type="spellEnd"/>
      <w:r w:rsidR="00D22473" w:rsidRPr="00B118F5">
        <w:rPr>
          <w:lang w:eastAsia="zh-TW"/>
          <w:rPrChange w:id="91" w:author="傅駿勳" w:date="2022-12-14T16:37:00Z">
            <w:rPr>
              <w:highlight w:val="yellow"/>
              <w:lang w:eastAsia="zh-TW"/>
            </w:rPr>
          </w:rPrChange>
        </w:rPr>
        <w:t xml:space="preserve">VMware Carbon </w:t>
      </w:r>
      <w:proofErr w:type="spellStart"/>
      <w:r w:rsidR="00D22473" w:rsidRPr="00B118F5">
        <w:rPr>
          <w:lang w:eastAsia="zh-TW"/>
          <w:rPrChange w:id="92" w:author="傅駿勳" w:date="2022-12-14T16:37:00Z">
            <w:rPr>
              <w:highlight w:val="yellow"/>
              <w:lang w:eastAsia="zh-TW"/>
            </w:rPr>
          </w:rPrChange>
        </w:rPr>
        <w:t>Black</w:t>
      </w:r>
      <w:r w:rsidR="00D22473" w:rsidRPr="00B118F5">
        <w:rPr>
          <w:rFonts w:hint="eastAsia"/>
          <w:lang w:eastAsia="zh-TW"/>
          <w:rPrChange w:id="93" w:author="傅駿勳" w:date="2022-12-14T16:37:00Z">
            <w:rPr>
              <w:rFonts w:hint="eastAsia"/>
              <w:highlight w:val="yellow"/>
              <w:lang w:eastAsia="zh-TW"/>
            </w:rPr>
          </w:rPrChange>
        </w:rPr>
        <w:t>中控台進行確認</w:t>
      </w:r>
      <w:proofErr w:type="gramStart"/>
      <w:r w:rsidR="00D22473" w:rsidRPr="00B118F5">
        <w:rPr>
          <w:rFonts w:hint="eastAsia"/>
          <w:lang w:eastAsia="zh-TW"/>
          <w:rPrChange w:id="94" w:author="傅駿勳" w:date="2022-12-14T16:37:00Z">
            <w:rPr>
              <w:rFonts w:hint="eastAsia"/>
              <w:highlight w:val="yellow"/>
              <w:lang w:eastAsia="zh-TW"/>
            </w:rPr>
          </w:rPrChange>
        </w:rPr>
        <w:t>及資安事件</w:t>
      </w:r>
      <w:proofErr w:type="gramEnd"/>
      <w:r w:rsidR="00D22473" w:rsidRPr="00B118F5">
        <w:rPr>
          <w:rFonts w:hint="eastAsia"/>
          <w:lang w:eastAsia="zh-TW"/>
          <w:rPrChange w:id="95" w:author="傅駿勳" w:date="2022-12-14T16:37:00Z">
            <w:rPr>
              <w:rFonts w:hint="eastAsia"/>
              <w:highlight w:val="yellow"/>
              <w:lang w:eastAsia="zh-TW"/>
            </w:rPr>
          </w:rPrChange>
        </w:rPr>
        <w:t>分析</w:t>
      </w:r>
      <w:proofErr w:type="spellEnd"/>
      <w:r w:rsidR="00D22473" w:rsidRPr="00B118F5">
        <w:rPr>
          <w:rFonts w:hint="eastAsia"/>
          <w:lang w:eastAsia="zh-TW"/>
          <w:rPrChange w:id="96" w:author="傅駿勳" w:date="2022-12-14T16:37:00Z">
            <w:rPr>
              <w:rFonts w:hint="eastAsia"/>
              <w:highlight w:val="yellow"/>
              <w:lang w:eastAsia="zh-TW"/>
            </w:rPr>
          </w:rPrChange>
        </w:rPr>
        <w:t>。</w:t>
      </w:r>
      <w:r w:rsidR="00D22473" w:rsidRPr="00B118F5">
        <w:rPr>
          <w:lang w:eastAsia="zh-TW"/>
          <w:rPrChange w:id="97" w:author="傅駿勳" w:date="2022-12-14T16:37:00Z">
            <w:rPr>
              <w:highlight w:val="yellow"/>
              <w:lang w:eastAsia="zh-TW"/>
            </w:rPr>
          </w:rPrChange>
        </w:rPr>
        <w:t xml:space="preserve">VMware Carbon </w:t>
      </w:r>
      <w:proofErr w:type="spellStart"/>
      <w:r w:rsidR="00D22473" w:rsidRPr="00B118F5">
        <w:rPr>
          <w:lang w:eastAsia="zh-TW"/>
          <w:rPrChange w:id="98" w:author="傅駿勳" w:date="2022-12-14T16:37:00Z">
            <w:rPr>
              <w:highlight w:val="yellow"/>
              <w:lang w:eastAsia="zh-TW"/>
            </w:rPr>
          </w:rPrChange>
        </w:rPr>
        <w:t>Black</w:t>
      </w:r>
      <w:r w:rsidR="00D22473" w:rsidRPr="00B118F5">
        <w:rPr>
          <w:rFonts w:hint="eastAsia"/>
          <w:lang w:eastAsia="zh-TW"/>
          <w:rPrChange w:id="99" w:author="傅駿勳" w:date="2022-12-14T16:37:00Z">
            <w:rPr>
              <w:rFonts w:hint="eastAsia"/>
              <w:highlight w:val="yellow"/>
              <w:lang w:eastAsia="zh-TW"/>
            </w:rPr>
          </w:rPrChange>
        </w:rPr>
        <w:t>中控台監控</w:t>
      </w:r>
      <w:r w:rsidRPr="00B118F5">
        <w:rPr>
          <w:rFonts w:hint="eastAsia"/>
          <w:rPrChange w:id="100" w:author="傅駿勳" w:date="2022-12-14T16:37:00Z">
            <w:rPr>
              <w:rFonts w:hint="eastAsia"/>
              <w:highlight w:val="yellow"/>
            </w:rPr>
          </w:rPrChange>
        </w:rPr>
        <w:t>畫面如下圖所示</w:t>
      </w:r>
      <w:proofErr w:type="spellEnd"/>
      <w:r w:rsidRPr="00B118F5">
        <w:rPr>
          <w:rFonts w:hint="eastAsia"/>
          <w:rPrChange w:id="101" w:author="傅駿勳" w:date="2022-12-14T16:37:00Z">
            <w:rPr>
              <w:rFonts w:hint="eastAsia"/>
              <w:highlight w:val="yellow"/>
            </w:rPr>
          </w:rPrChange>
        </w:rPr>
        <w:t>。</w:t>
      </w:r>
    </w:p>
    <w:p w14:paraId="07034391" w14:textId="75D2721D" w:rsidR="00942172" w:rsidRDefault="00942172" w:rsidP="00942172">
      <w:pPr>
        <w:jc w:val="center"/>
        <w:rPr>
          <w:lang w:val="x-none" w:eastAsia="x-none"/>
        </w:rPr>
      </w:pPr>
      <w:r w:rsidRPr="00910086">
        <w:rPr>
          <w:rFonts w:ascii="標楷體" w:hAnsi="標楷體"/>
          <w:noProof/>
        </w:rPr>
        <w:drawing>
          <wp:inline distT="0" distB="0" distL="0" distR="0" wp14:anchorId="18DF1B3E" wp14:editId="7B662840">
            <wp:extent cx="5272075" cy="2882188"/>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20" cstate="print">
                      <a:extLst>
                        <a:ext uri="{28A0092B-C50C-407E-A947-70E740481C1C}">
                          <a14:useLocalDpi xmlns:a14="http://schemas.microsoft.com/office/drawing/2010/main" val="0"/>
                        </a:ext>
                      </a:extLst>
                    </a:blip>
                    <a:srcRect l="7057" r="7057"/>
                    <a:stretch>
                      <a:fillRect/>
                    </a:stretch>
                  </pic:blipFill>
                  <pic:spPr bwMode="auto">
                    <a:xfrm>
                      <a:off x="0" y="0"/>
                      <a:ext cx="5272075" cy="2882188"/>
                    </a:xfrm>
                    <a:prstGeom prst="rect">
                      <a:avLst/>
                    </a:prstGeom>
                    <a:noFill/>
                    <a:ln w="9525">
                      <a:noFill/>
                      <a:miter lim="800000"/>
                      <a:headEnd/>
                      <a:tailEnd/>
                    </a:ln>
                  </pic:spPr>
                </pic:pic>
              </a:graphicData>
            </a:graphic>
          </wp:inline>
        </w:drawing>
      </w:r>
    </w:p>
    <w:p w14:paraId="2DD73410" w14:textId="7F61562D" w:rsidR="00942172" w:rsidRDefault="00942172" w:rsidP="00942172">
      <w:pPr>
        <w:pStyle w:val="affe"/>
        <w:spacing w:before="95" w:after="190"/>
        <w:rPr>
          <w:rFonts w:ascii="標楷體" w:hAnsi="標楷體"/>
        </w:rPr>
      </w:pPr>
      <w:bookmarkStart w:id="102" w:name="_Toc11950745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3</w:t>
      </w:r>
      <w:r>
        <w:fldChar w:fldCharType="end"/>
      </w:r>
      <w:r>
        <w:rPr>
          <w:rFonts w:hint="eastAsia"/>
        </w:rPr>
        <w:t>、</w:t>
      </w:r>
      <w:r w:rsidR="00D22473" w:rsidRPr="00B118F5">
        <w:rPr>
          <w:rPrChange w:id="103" w:author="傅駿勳" w:date="2022-12-14T16:37:00Z">
            <w:rPr>
              <w:highlight w:val="yellow"/>
            </w:rPr>
          </w:rPrChange>
        </w:rPr>
        <w:t>VMware Carbon Black</w:t>
      </w:r>
      <w:r w:rsidR="00D22473" w:rsidRPr="00B118F5">
        <w:rPr>
          <w:rFonts w:hint="eastAsia"/>
          <w:rPrChange w:id="104" w:author="傅駿勳" w:date="2022-12-14T16:37:00Z">
            <w:rPr>
              <w:rFonts w:hint="eastAsia"/>
              <w:highlight w:val="yellow"/>
            </w:rPr>
          </w:rPrChange>
        </w:rPr>
        <w:t>中控台監控畫面</w:t>
      </w:r>
      <w:bookmarkEnd w:id="102"/>
    </w:p>
    <w:p w14:paraId="57F43815" w14:textId="1D03BED7" w:rsidR="00942172" w:rsidRDefault="00EE6A25" w:rsidP="00EE6A25">
      <w:pPr>
        <w:pStyle w:val="ac"/>
      </w:pPr>
      <w:bookmarkStart w:id="105" w:name="_Toc119583033"/>
      <w:proofErr w:type="spellStart"/>
      <w:r w:rsidRPr="00EE6A25">
        <w:rPr>
          <w:rFonts w:hint="eastAsia"/>
        </w:rPr>
        <w:t>MDR</w:t>
      </w:r>
      <w:r w:rsidRPr="00EE6A25">
        <w:rPr>
          <w:rFonts w:hint="eastAsia"/>
        </w:rPr>
        <w:t>服務工程師</w:t>
      </w:r>
      <w:bookmarkEnd w:id="105"/>
      <w:proofErr w:type="spellEnd"/>
    </w:p>
    <w:p w14:paraId="33BD0031" w14:textId="45010DA0" w:rsidR="00EE6A25" w:rsidRDefault="00EE6A25" w:rsidP="00EE6A25">
      <w:pPr>
        <w:pStyle w:val="aff7"/>
      </w:pPr>
      <w:r w:rsidRPr="00EE6A25">
        <w:rPr>
          <w:rFonts w:hint="eastAsia"/>
        </w:rPr>
        <w:t>事件通報流程中負責監看事件單處理系統與</w:t>
      </w:r>
      <w:r w:rsidRPr="00EE6A25">
        <w:rPr>
          <w:rFonts w:hint="eastAsia"/>
        </w:rPr>
        <w:t>MDR</w:t>
      </w:r>
      <w:r w:rsidRPr="00EE6A25">
        <w:rPr>
          <w:rFonts w:hint="eastAsia"/>
        </w:rPr>
        <w:t>監控與偵測，以及審核一線人員通報之事件單，經由事件單內容查看事件內容與網路拓樸，瞭解事件源由，並且提供一線人員所需的各項協助，包</w:t>
      </w:r>
      <w:r w:rsidRPr="00EE6A25">
        <w:rPr>
          <w:rFonts w:hint="eastAsia"/>
        </w:rPr>
        <w:lastRenderedPageBreak/>
        <w:t>括：事件的分析、追蹤處理及客戶諮詢。二線人員通報及查詢畫面如下圖所示。</w:t>
      </w:r>
    </w:p>
    <w:p w14:paraId="54748193" w14:textId="18F13578" w:rsidR="00EE6A25" w:rsidRDefault="00EE6A25" w:rsidP="00EE6A25">
      <w:pPr>
        <w:jc w:val="center"/>
        <w:rPr>
          <w:lang w:val="x-none" w:eastAsia="x-none"/>
        </w:rPr>
      </w:pPr>
      <w:r>
        <w:rPr>
          <w:noProof/>
        </w:rPr>
        <w:drawing>
          <wp:inline distT="0" distB="0" distL="0" distR="0" wp14:anchorId="1F6AB837" wp14:editId="7535329C">
            <wp:extent cx="5273675" cy="2438400"/>
            <wp:effectExtent l="0" t="0" r="317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2438400"/>
                    </a:xfrm>
                    <a:prstGeom prst="rect">
                      <a:avLst/>
                    </a:prstGeom>
                    <a:noFill/>
                  </pic:spPr>
                </pic:pic>
              </a:graphicData>
            </a:graphic>
          </wp:inline>
        </w:drawing>
      </w:r>
    </w:p>
    <w:p w14:paraId="789CF96F" w14:textId="257F96F2" w:rsidR="00EE6A25" w:rsidRPr="00EE6A25" w:rsidRDefault="00EE6A25" w:rsidP="00EE6A25">
      <w:pPr>
        <w:pStyle w:val="affe"/>
        <w:spacing w:before="95" w:after="190"/>
      </w:pPr>
      <w:bookmarkStart w:id="106" w:name="_Toc11950745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4</w:t>
      </w:r>
      <w:r>
        <w:fldChar w:fldCharType="end"/>
      </w:r>
      <w:r>
        <w:rPr>
          <w:rFonts w:hint="eastAsia"/>
        </w:rPr>
        <w:t>、</w:t>
      </w:r>
      <w:r w:rsidRPr="00EE6A25">
        <w:rPr>
          <w:rFonts w:hint="eastAsia"/>
        </w:rPr>
        <w:t>MDR</w:t>
      </w:r>
      <w:r w:rsidRPr="00EE6A25">
        <w:rPr>
          <w:rFonts w:hint="eastAsia"/>
        </w:rPr>
        <w:t>工程師通報查詢畫面</w:t>
      </w:r>
      <w:bookmarkEnd w:id="106"/>
    </w:p>
    <w:p w14:paraId="17B148BC" w14:textId="77777777" w:rsidR="006966DD" w:rsidRPr="00910086" w:rsidRDefault="006966DD" w:rsidP="006966DD">
      <w:pPr>
        <w:ind w:left="1418" w:firstLine="480"/>
        <w:rPr>
          <w:rFonts w:ascii="標楷體" w:hAnsi="標楷體"/>
        </w:rPr>
      </w:pPr>
      <w:r w:rsidRPr="00910086">
        <w:rPr>
          <w:rFonts w:ascii="標楷體" w:hAnsi="標楷體"/>
          <w:noProof/>
        </w:rPr>
        <w:drawing>
          <wp:anchor distT="0" distB="0" distL="114300" distR="114300" simplePos="0" relativeHeight="251659776" behindDoc="0" locked="0" layoutInCell="1" allowOverlap="1" wp14:anchorId="63E03491" wp14:editId="2B4D93A4">
            <wp:simplePos x="0" y="0"/>
            <wp:positionH relativeFrom="column">
              <wp:posOffset>-3412</wp:posOffset>
            </wp:positionH>
            <wp:positionV relativeFrom="paragraph">
              <wp:posOffset>100302</wp:posOffset>
            </wp:positionV>
            <wp:extent cx="5274310" cy="2713355"/>
            <wp:effectExtent l="0" t="0" r="0" b="0"/>
            <wp:wrapTopAndBottom/>
            <wp:docPr id="22" name="內容版面配置區 3">
              <a:extLst xmlns:a="http://schemas.openxmlformats.org/drawingml/2006/main">
                <a:ext uri="{FF2B5EF4-FFF2-40B4-BE49-F238E27FC236}">
                  <a16:creationId xmlns:a16="http://schemas.microsoft.com/office/drawing/2014/main" id="{F21EBE86-3928-46C7-ACBE-6D321933BE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a:extLst>
                        <a:ext uri="{FF2B5EF4-FFF2-40B4-BE49-F238E27FC236}">
                          <a16:creationId xmlns:a16="http://schemas.microsoft.com/office/drawing/2014/main" id="{F21EBE86-3928-46C7-ACBE-6D321933BEB8}"/>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3355"/>
                    </a:xfrm>
                    <a:prstGeom prst="rect">
                      <a:avLst/>
                    </a:prstGeom>
                  </pic:spPr>
                </pic:pic>
              </a:graphicData>
            </a:graphic>
          </wp:anchor>
        </w:drawing>
      </w:r>
    </w:p>
    <w:p w14:paraId="07402034" w14:textId="0254098E" w:rsidR="006966DD" w:rsidRDefault="006966DD" w:rsidP="006966DD">
      <w:pPr>
        <w:pStyle w:val="affe"/>
        <w:spacing w:before="95" w:after="190"/>
        <w:rPr>
          <w:rFonts w:ascii="標楷體" w:hAnsi="標楷體"/>
        </w:rPr>
      </w:pPr>
      <w:bookmarkStart w:id="107" w:name="_Toc53070464"/>
      <w:bookmarkStart w:id="108" w:name="_Toc11950745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5</w:t>
      </w:r>
      <w:r>
        <w:fldChar w:fldCharType="end"/>
      </w:r>
      <w:r>
        <w:rPr>
          <w:rFonts w:hint="eastAsia"/>
        </w:rPr>
        <w:t>、</w:t>
      </w:r>
      <w:r w:rsidRPr="00DF0CFC">
        <w:t>MDR</w:t>
      </w:r>
      <w:r w:rsidRPr="00910086">
        <w:rPr>
          <w:rFonts w:ascii="標楷體" w:hAnsi="標楷體" w:hint="eastAsia"/>
        </w:rPr>
        <w:t>工程師事件單分析更新畫面</w:t>
      </w:r>
      <w:bookmarkEnd w:id="107"/>
      <w:bookmarkEnd w:id="108"/>
    </w:p>
    <w:p w14:paraId="3BA0C50D" w14:textId="77777777" w:rsidR="00384926" w:rsidRPr="00384926" w:rsidRDefault="00384926" w:rsidP="00384926"/>
    <w:p w14:paraId="0ACAAF68" w14:textId="14EECC43" w:rsidR="009458BD" w:rsidRDefault="006966DD" w:rsidP="006966DD">
      <w:pPr>
        <w:pStyle w:val="aff7"/>
      </w:pPr>
      <w:proofErr w:type="spellStart"/>
      <w:r w:rsidRPr="006966DD">
        <w:rPr>
          <w:rFonts w:hint="eastAsia"/>
        </w:rPr>
        <w:t>MDR</w:t>
      </w:r>
      <w:r w:rsidRPr="006966DD">
        <w:rPr>
          <w:rFonts w:hint="eastAsia"/>
        </w:rPr>
        <w:t>工程師負責全球最新資安事件的發生原因分析、鑑識入侵管道、根除與復原方式以及最新駭客手法等技術研究</w:t>
      </w:r>
      <w:proofErr w:type="spellEnd"/>
      <w:r w:rsidRPr="006966DD">
        <w:rPr>
          <w:rFonts w:hint="eastAsia"/>
        </w:rPr>
        <w:t>。</w:t>
      </w:r>
    </w:p>
    <w:p w14:paraId="281EE787" w14:textId="2FAEC819" w:rsidR="006966DD" w:rsidRDefault="006966DD" w:rsidP="006966DD">
      <w:pPr>
        <w:pStyle w:val="aa"/>
      </w:pPr>
      <w:bookmarkStart w:id="109" w:name="_Toc119583034"/>
      <w:proofErr w:type="spellStart"/>
      <w:r w:rsidRPr="006966DD">
        <w:rPr>
          <w:rFonts w:hint="eastAsia"/>
        </w:rPr>
        <w:lastRenderedPageBreak/>
        <w:t>監控通報機制與系統說明</w:t>
      </w:r>
      <w:bookmarkEnd w:id="109"/>
      <w:proofErr w:type="spellEnd"/>
    </w:p>
    <w:p w14:paraId="5F3F43B1" w14:textId="4D074900" w:rsidR="006966DD" w:rsidRDefault="006966DD" w:rsidP="006966DD">
      <w:pPr>
        <w:pStyle w:val="ab"/>
      </w:pPr>
      <w:bookmarkStart w:id="110" w:name="_Toc119583035"/>
      <w:proofErr w:type="spellStart"/>
      <w:r w:rsidRPr="006966DD">
        <w:rPr>
          <w:rFonts w:hint="eastAsia"/>
        </w:rPr>
        <w:t>告警通報方式說明</w:t>
      </w:r>
      <w:bookmarkEnd w:id="110"/>
      <w:proofErr w:type="spellEnd"/>
    </w:p>
    <w:p w14:paraId="4A6DB89B" w14:textId="276B14F5" w:rsidR="00A6495E" w:rsidRDefault="00A6495E" w:rsidP="00A6495E">
      <w:pPr>
        <w:pStyle w:val="aff5"/>
      </w:pPr>
      <w:del w:id="111" w:author="姜 廷儒" w:date="2022-12-16T11:50:00Z">
        <w:r w:rsidDel="006D0985">
          <w:rPr>
            <w:rFonts w:hint="eastAsia"/>
          </w:rPr>
          <w:delText>MDR</w:delText>
        </w:r>
      </w:del>
      <w:proofErr w:type="spellStart"/>
      <w:ins w:id="112" w:author="姜 廷儒" w:date="2022-12-16T11:50:00Z">
        <w:r w:rsidR="00093992">
          <w:t>SOC</w:t>
        </w:r>
        <w:proofErr w:type="gramStart"/>
        <w:r w:rsidR="00093992">
          <w:rPr>
            <w:rFonts w:hint="eastAsia"/>
            <w:lang w:eastAsia="zh-TW"/>
          </w:rPr>
          <w:t>一線</w:t>
        </w:r>
      </w:ins>
      <w:proofErr w:type="spellEnd"/>
      <w:r>
        <w:rPr>
          <w:rFonts w:hint="eastAsia"/>
        </w:rPr>
        <w:t>資安專業人員</w:t>
      </w:r>
      <w:proofErr w:type="gramEnd"/>
      <w:r>
        <w:rPr>
          <w:rFonts w:hint="eastAsia"/>
        </w:rPr>
        <w:t>將針對本專案所佈署</w:t>
      </w:r>
      <w:proofErr w:type="gramStart"/>
      <w:r>
        <w:rPr>
          <w:rFonts w:hint="eastAsia"/>
        </w:rPr>
        <w:t>之資安設備</w:t>
      </w:r>
      <w:proofErr w:type="gramEnd"/>
      <w:r>
        <w:rPr>
          <w:rFonts w:hint="eastAsia"/>
        </w:rPr>
        <w:t>所產生的告警訊息進行</w:t>
      </w:r>
      <w:r>
        <w:rPr>
          <w:rFonts w:hint="eastAsia"/>
        </w:rPr>
        <w:t>7</w:t>
      </w:r>
      <w:r>
        <w:rPr>
          <w:rFonts w:hint="eastAsia"/>
        </w:rPr>
        <w:t>×</w:t>
      </w:r>
      <w:r>
        <w:rPr>
          <w:rFonts w:hint="eastAsia"/>
        </w:rPr>
        <w:t>24</w:t>
      </w:r>
      <w:r>
        <w:rPr>
          <w:rFonts w:hint="eastAsia"/>
        </w:rPr>
        <w:t>全天候無休之即時監控及預警通報，透過與客戶密切合作，人員將採取快速、專業的回應幫助客戶在潛在資訊損失發生之前做好防禦及入侵工作。</w:t>
      </w:r>
    </w:p>
    <w:p w14:paraId="2B886775" w14:textId="0C5F7141" w:rsidR="00A6495E" w:rsidRDefault="00A6495E" w:rsidP="00A6495E">
      <w:pPr>
        <w:pStyle w:val="aff5"/>
      </w:pPr>
      <w:proofErr w:type="spellStart"/>
      <w:r>
        <w:rPr>
          <w:rFonts w:hint="eastAsia"/>
        </w:rPr>
        <w:t>有關資安事件通報方式及對象層級如下表</w:t>
      </w:r>
      <w:proofErr w:type="spellEnd"/>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1"/>
        <w:gridCol w:w="5472"/>
      </w:tblGrid>
      <w:tr w:rsidR="00A6495E" w:rsidRPr="00910086" w14:paraId="00C2FC28" w14:textId="77777777" w:rsidTr="005C469A">
        <w:trPr>
          <w:trHeight w:val="526"/>
          <w:jc w:val="center"/>
        </w:trPr>
        <w:tc>
          <w:tcPr>
            <w:tcW w:w="1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FB6FF52" w14:textId="77777777" w:rsidR="00A6495E" w:rsidRPr="00910086" w:rsidRDefault="00A6495E" w:rsidP="00EE7C3F">
            <w:pPr>
              <w:jc w:val="center"/>
              <w:rPr>
                <w:rFonts w:ascii="標楷體" w:hAnsi="標楷體"/>
                <w:b/>
              </w:rPr>
            </w:pPr>
            <w:r w:rsidRPr="00910086">
              <w:rPr>
                <w:rFonts w:ascii="標楷體" w:hAnsi="標楷體"/>
                <w:b/>
              </w:rPr>
              <w:t>通報</w:t>
            </w:r>
            <w:r w:rsidRPr="00910086">
              <w:rPr>
                <w:rFonts w:ascii="標楷體" w:hAnsi="標楷體" w:hint="eastAsia"/>
                <w:b/>
              </w:rPr>
              <w:t>方式</w:t>
            </w:r>
          </w:p>
        </w:tc>
        <w:tc>
          <w:tcPr>
            <w:tcW w:w="5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6DC8F4" w14:textId="77777777" w:rsidR="00A6495E" w:rsidRPr="00910086" w:rsidRDefault="00A6495E" w:rsidP="00EE7C3F">
            <w:pPr>
              <w:jc w:val="center"/>
              <w:rPr>
                <w:rFonts w:ascii="標楷體" w:hAnsi="標楷體"/>
                <w:b/>
              </w:rPr>
            </w:pPr>
            <w:r w:rsidRPr="00910086">
              <w:rPr>
                <w:rFonts w:ascii="標楷體" w:hAnsi="標楷體"/>
                <w:b/>
              </w:rPr>
              <w:t>通報方式</w:t>
            </w:r>
          </w:p>
        </w:tc>
      </w:tr>
      <w:tr w:rsidR="00A6495E" w:rsidRPr="00910086" w14:paraId="3F2BCC07" w14:textId="77777777" w:rsidTr="00EE7C3F">
        <w:trPr>
          <w:trHeight w:val="523"/>
          <w:jc w:val="center"/>
        </w:trPr>
        <w:tc>
          <w:tcPr>
            <w:tcW w:w="1911" w:type="dxa"/>
            <w:tcBorders>
              <w:top w:val="single" w:sz="4" w:space="0" w:color="auto"/>
              <w:left w:val="single" w:sz="4" w:space="0" w:color="auto"/>
              <w:bottom w:val="single" w:sz="4" w:space="0" w:color="auto"/>
              <w:right w:val="single" w:sz="4" w:space="0" w:color="auto"/>
            </w:tcBorders>
            <w:vAlign w:val="center"/>
            <w:hideMark/>
          </w:tcPr>
          <w:p w14:paraId="535030E5" w14:textId="77777777" w:rsidR="00A6495E" w:rsidRPr="00910086" w:rsidRDefault="00A6495E" w:rsidP="00EE7C3F">
            <w:pPr>
              <w:rPr>
                <w:rFonts w:ascii="標楷體" w:hAnsi="標楷體"/>
              </w:rPr>
            </w:pPr>
            <w:r w:rsidRPr="00910086">
              <w:rPr>
                <w:rFonts w:ascii="標楷體" w:hAnsi="標楷體" w:hint="eastAsia"/>
              </w:rPr>
              <w:t>已知威脅</w:t>
            </w:r>
            <w:r w:rsidRPr="00910086">
              <w:rPr>
                <w:rFonts w:ascii="標楷體" w:hAnsi="標楷體"/>
              </w:rPr>
              <w:t>事件</w:t>
            </w:r>
          </w:p>
          <w:p w14:paraId="46709B08" w14:textId="77777777" w:rsidR="00A6495E" w:rsidRPr="00910086" w:rsidRDefault="00A6495E" w:rsidP="00EE7C3F">
            <w:pPr>
              <w:rPr>
                <w:rFonts w:ascii="標楷體" w:hAnsi="標楷體"/>
              </w:rPr>
            </w:pPr>
            <w:r w:rsidRPr="00910086">
              <w:rPr>
                <w:rFonts w:ascii="標楷體" w:hAnsi="標楷體" w:hint="eastAsia"/>
              </w:rPr>
              <w:t>(自動通報)</w:t>
            </w:r>
          </w:p>
        </w:tc>
        <w:tc>
          <w:tcPr>
            <w:tcW w:w="5472" w:type="dxa"/>
            <w:tcBorders>
              <w:top w:val="single" w:sz="4" w:space="0" w:color="auto"/>
              <w:left w:val="single" w:sz="4" w:space="0" w:color="auto"/>
              <w:bottom w:val="single" w:sz="4" w:space="0" w:color="auto"/>
              <w:right w:val="single" w:sz="4" w:space="0" w:color="auto"/>
            </w:tcBorders>
            <w:vAlign w:val="center"/>
            <w:hideMark/>
          </w:tcPr>
          <w:p w14:paraId="63C6138D" w14:textId="01C967E5" w:rsidR="00D44FC8" w:rsidRDefault="00D44FC8" w:rsidP="00D44FC8">
            <w:pPr>
              <w:textAlignment w:val="auto"/>
              <w:rPr>
                <w:ins w:id="113" w:author="傅駿勳" w:date="2022-12-14T16:45:00Z"/>
                <w:rFonts w:ascii="標楷體" w:hAnsi="標楷體"/>
              </w:rPr>
            </w:pPr>
            <w:ins w:id="114" w:author="傅駿勳" w:date="2022-12-14T16:45:00Z">
              <w:r w:rsidRPr="00910086">
                <w:rPr>
                  <w:rFonts w:ascii="標楷體" w:hAnsi="標楷體"/>
                </w:rPr>
                <w:t>（第一聯絡人）</w:t>
              </w:r>
            </w:ins>
          </w:p>
          <w:p w14:paraId="26A37A3C" w14:textId="7A7C2486" w:rsidR="00D44FC8" w:rsidRPr="00D44FC8" w:rsidRDefault="00D44FC8">
            <w:pPr>
              <w:textAlignment w:val="auto"/>
              <w:rPr>
                <w:ins w:id="115" w:author="傅駿勳" w:date="2022-12-14T16:45:00Z"/>
                <w:rFonts w:ascii="標楷體" w:hAnsi="標楷體"/>
              </w:rPr>
              <w:pPrChange w:id="116" w:author="傅駿勳" w:date="2022-12-14T16:46:00Z">
                <w:pPr>
                  <w:numPr>
                    <w:numId w:val="34"/>
                  </w:numPr>
                  <w:ind w:left="480" w:hanging="480"/>
                  <w:textAlignment w:val="auto"/>
                </w:pPr>
              </w:pPrChange>
            </w:pPr>
            <w:ins w:id="117" w:author="傅駿勳" w:date="2022-12-14T16:45:00Z">
              <w:r>
                <w:rPr>
                  <w:rFonts w:ascii="標楷體" w:hAnsi="標楷體" w:hint="eastAsia"/>
                </w:rPr>
                <w:t>傅駿勳</w:t>
              </w:r>
            </w:ins>
          </w:p>
          <w:p w14:paraId="68F85F0A" w14:textId="1C58B128" w:rsidR="00A6495E" w:rsidRPr="00910086" w:rsidRDefault="00D44FC8">
            <w:pPr>
              <w:textAlignment w:val="auto"/>
              <w:rPr>
                <w:rFonts w:ascii="標楷體" w:hAnsi="標楷體"/>
              </w:rPr>
              <w:pPrChange w:id="118" w:author="傅駿勳" w:date="2022-12-14T16:46:00Z">
                <w:pPr>
                  <w:numPr>
                    <w:numId w:val="34"/>
                  </w:numPr>
                  <w:ind w:left="480" w:hanging="480"/>
                  <w:textAlignment w:val="auto"/>
                </w:pPr>
              </w:pPrChange>
            </w:pPr>
            <w:ins w:id="119" w:author="傅駿勳" w:date="2022-12-14T16:46:00Z">
              <w:del w:id="120" w:author="傅駿勳" w:date="2022-12-14T16:44:00Z">
                <w:r w:rsidRPr="00D44FC8" w:rsidDel="00D44FC8">
                  <w:rPr>
                    <w:rPrChange w:id="121" w:author="傅駿勳" w:date="2022-12-14T16:46:00Z">
                      <w:rPr>
                        <w:rStyle w:val="afffa"/>
                        <w:rFonts w:ascii="標楷體" w:hAnsi="標楷體"/>
                      </w:rPr>
                    </w:rPrChange>
                  </w:rPr>
                  <w:delText>電子郵件</w:delText>
                </w:r>
              </w:del>
              <w:r w:rsidRPr="00D44FC8">
                <w:rPr>
                  <w:rPrChange w:id="122" w:author="傅駿勳" w:date="2022-12-14T16:46:00Z">
                    <w:rPr>
                      <w:rStyle w:val="afffa"/>
                      <w:rFonts w:ascii="標楷體" w:hAnsi="標楷體"/>
                    </w:rPr>
                  </w:rPrChange>
                </w:rPr>
                <w:t>jeffrey648@liaroc.org.tw</w:t>
              </w:r>
            </w:ins>
          </w:p>
          <w:p w14:paraId="63809BE7" w14:textId="1F0771EE" w:rsidR="00A6495E" w:rsidRDefault="00A6495E" w:rsidP="00D44FC8">
            <w:pPr>
              <w:textAlignment w:val="auto"/>
              <w:rPr>
                <w:ins w:id="123" w:author="傅駿勳" w:date="2022-12-14T16:46:00Z"/>
                <w:rFonts w:ascii="標楷體" w:hAnsi="標楷體"/>
              </w:rPr>
            </w:pPr>
            <w:del w:id="124" w:author="傅駿勳" w:date="2022-12-14T16:45:00Z">
              <w:r w:rsidRPr="00910086" w:rsidDel="00D44FC8">
                <w:rPr>
                  <w:rFonts w:ascii="標楷體" w:hAnsi="標楷體" w:hint="eastAsia"/>
                </w:rPr>
                <w:delText>簡訊（特別要求下）</w:delText>
              </w:r>
            </w:del>
            <w:ins w:id="125" w:author="傅駿勳" w:date="2022-12-14T16:40:00Z">
              <w:r w:rsidR="00B118F5">
                <w:rPr>
                  <w:rFonts w:ascii="標楷體" w:hAnsi="標楷體" w:hint="eastAsia"/>
                </w:rPr>
                <w:t>0</w:t>
              </w:r>
              <w:r w:rsidR="00B118F5">
                <w:rPr>
                  <w:rFonts w:ascii="標楷體" w:hAnsi="標楷體"/>
                </w:rPr>
                <w:t>988-293-213</w:t>
              </w:r>
            </w:ins>
          </w:p>
          <w:p w14:paraId="7BAA70D1" w14:textId="3144BE61" w:rsidR="00D44FC8" w:rsidRDefault="00D44FC8">
            <w:pPr>
              <w:textAlignment w:val="auto"/>
              <w:rPr>
                <w:ins w:id="126" w:author="傅駿勳" w:date="2022-12-14T16:45:00Z"/>
                <w:rFonts w:ascii="標楷體" w:hAnsi="標楷體"/>
              </w:rPr>
              <w:pPrChange w:id="127" w:author="傅駿勳" w:date="2022-12-14T16:46:00Z">
                <w:pPr>
                  <w:numPr>
                    <w:numId w:val="34"/>
                  </w:numPr>
                  <w:ind w:left="480" w:hanging="480"/>
                  <w:textAlignment w:val="auto"/>
                </w:pPr>
              </w:pPrChange>
            </w:pPr>
            <w:ins w:id="128" w:author="傅駿勳" w:date="2022-12-14T16:46:00Z">
              <w:r>
                <w:rPr>
                  <w:rFonts w:ascii="標楷體" w:hAnsi="標楷體" w:hint="eastAsia"/>
                </w:rPr>
                <w:t>02-2561-2144#678</w:t>
              </w:r>
            </w:ins>
          </w:p>
          <w:p w14:paraId="6296991F" w14:textId="77777777" w:rsidR="00D44FC8" w:rsidRDefault="00D44FC8" w:rsidP="00D44FC8">
            <w:pPr>
              <w:textAlignment w:val="auto"/>
              <w:rPr>
                <w:ins w:id="129" w:author="傅駿勳" w:date="2022-12-14T16:45:00Z"/>
                <w:rFonts w:ascii="標楷體" w:hAnsi="標楷體"/>
              </w:rPr>
            </w:pPr>
            <w:ins w:id="130" w:author="傅駿勳" w:date="2022-12-14T16:45:00Z">
              <w:r w:rsidRPr="00910086">
                <w:rPr>
                  <w:rFonts w:ascii="標楷體" w:hAnsi="標楷體"/>
                </w:rPr>
                <w:t>（第</w:t>
              </w:r>
              <w:r w:rsidRPr="00910086">
                <w:rPr>
                  <w:rFonts w:ascii="標楷體" w:hAnsi="標楷體" w:hint="eastAsia"/>
                </w:rPr>
                <w:t>二</w:t>
              </w:r>
              <w:r w:rsidRPr="00910086">
                <w:rPr>
                  <w:rFonts w:ascii="標楷體" w:hAnsi="標楷體"/>
                </w:rPr>
                <w:t>聯絡人）</w:t>
              </w:r>
            </w:ins>
          </w:p>
          <w:p w14:paraId="5AA62D36" w14:textId="77777777" w:rsidR="00D44FC8" w:rsidRDefault="00D44FC8" w:rsidP="00D44FC8">
            <w:pPr>
              <w:textAlignment w:val="auto"/>
              <w:rPr>
                <w:ins w:id="131" w:author="傅駿勳" w:date="2022-12-14T16:46:00Z"/>
                <w:rFonts w:ascii="標楷體" w:hAnsi="標楷體"/>
              </w:rPr>
            </w:pPr>
            <w:proofErr w:type="gramStart"/>
            <w:ins w:id="132" w:author="傅駿勳" w:date="2022-12-14T16:46:00Z">
              <w:r>
                <w:rPr>
                  <w:rFonts w:ascii="標楷體" w:hAnsi="標楷體" w:hint="eastAsia"/>
                </w:rPr>
                <w:t>陳乙棋</w:t>
              </w:r>
              <w:proofErr w:type="gramEnd"/>
            </w:ins>
          </w:p>
          <w:p w14:paraId="14D0043E" w14:textId="77777777" w:rsidR="00D44FC8" w:rsidRDefault="00D44FC8" w:rsidP="00D44FC8">
            <w:pPr>
              <w:textAlignment w:val="auto"/>
              <w:rPr>
                <w:ins w:id="133" w:author="傅駿勳" w:date="2022-12-14T16:46:00Z"/>
                <w:rFonts w:ascii="標楷體" w:hAnsi="標楷體"/>
              </w:rPr>
            </w:pPr>
            <w:ins w:id="134" w:author="傅駿勳" w:date="2022-12-14T16:46:00Z">
              <w:r w:rsidRPr="00D44FC8">
                <w:rPr>
                  <w:rFonts w:ascii="標楷體" w:hAnsi="標楷體"/>
                </w:rPr>
                <w:t>yichi@liaroc.org.tw</w:t>
              </w:r>
            </w:ins>
          </w:p>
          <w:p w14:paraId="47770899" w14:textId="464E0111" w:rsidR="00D44FC8" w:rsidRDefault="00D44FC8">
            <w:pPr>
              <w:spacing w:line="360" w:lineRule="auto"/>
              <w:rPr>
                <w:ins w:id="135" w:author="傅駿勳" w:date="2022-12-14T16:46:00Z"/>
                <w:rFonts w:ascii="標楷體" w:hAnsi="標楷體"/>
              </w:rPr>
              <w:pPrChange w:id="136" w:author="傅駿勳" w:date="2022-12-14T16:46:00Z">
                <w:pPr>
                  <w:spacing w:line="360" w:lineRule="auto"/>
                  <w:ind w:firstLineChars="100" w:firstLine="280"/>
                </w:pPr>
              </w:pPrChange>
            </w:pPr>
            <w:ins w:id="137" w:author="傅駿勳" w:date="2022-12-14T16:46:00Z">
              <w:r>
                <w:rPr>
                  <w:rFonts w:ascii="標楷體" w:hAnsi="標楷體" w:hint="eastAsia"/>
                </w:rPr>
                <w:t>0938-486-520</w:t>
              </w:r>
            </w:ins>
          </w:p>
          <w:p w14:paraId="3C919FD6" w14:textId="155C8681" w:rsidR="00D44FC8" w:rsidRPr="00910086" w:rsidRDefault="00D44FC8">
            <w:pPr>
              <w:spacing w:line="360" w:lineRule="auto"/>
              <w:rPr>
                <w:ins w:id="138" w:author="傅駿勳" w:date="2022-12-14T16:46:00Z"/>
                <w:rFonts w:ascii="標楷體" w:hAnsi="標楷體"/>
              </w:rPr>
              <w:pPrChange w:id="139" w:author="傅駿勳" w:date="2022-12-14T16:46:00Z">
                <w:pPr>
                  <w:spacing w:line="360" w:lineRule="auto"/>
                  <w:ind w:firstLineChars="100" w:firstLine="280"/>
                </w:pPr>
              </w:pPrChange>
            </w:pPr>
            <w:ins w:id="140" w:author="傅駿勳" w:date="2022-12-14T16:46:00Z">
              <w:r>
                <w:rPr>
                  <w:rFonts w:ascii="標楷體" w:hAnsi="標楷體" w:hint="eastAsia"/>
                </w:rPr>
                <w:t>02-2561-2144#680</w:t>
              </w:r>
            </w:ins>
          </w:p>
          <w:p w14:paraId="1B62FA5F" w14:textId="39ADAECF" w:rsidR="00D44FC8" w:rsidRPr="00D44FC8" w:rsidRDefault="00D44FC8">
            <w:pPr>
              <w:textAlignment w:val="auto"/>
              <w:rPr>
                <w:rFonts w:ascii="標楷體" w:hAnsi="標楷體"/>
              </w:rPr>
              <w:pPrChange w:id="141" w:author="傅駿勳" w:date="2022-12-14T16:45:00Z">
                <w:pPr>
                  <w:numPr>
                    <w:numId w:val="34"/>
                  </w:numPr>
                  <w:ind w:left="480" w:hanging="480"/>
                  <w:textAlignment w:val="auto"/>
                </w:pPr>
              </w:pPrChange>
            </w:pPr>
          </w:p>
        </w:tc>
      </w:tr>
      <w:tr w:rsidR="00A6495E" w:rsidRPr="00910086" w14:paraId="3C6B34B2" w14:textId="77777777" w:rsidTr="00EE7C3F">
        <w:trPr>
          <w:trHeight w:val="867"/>
          <w:jc w:val="center"/>
        </w:trPr>
        <w:tc>
          <w:tcPr>
            <w:tcW w:w="1911" w:type="dxa"/>
            <w:tcBorders>
              <w:top w:val="single" w:sz="4" w:space="0" w:color="auto"/>
              <w:left w:val="single" w:sz="4" w:space="0" w:color="auto"/>
              <w:bottom w:val="single" w:sz="4" w:space="0" w:color="auto"/>
              <w:right w:val="single" w:sz="4" w:space="0" w:color="auto"/>
            </w:tcBorders>
            <w:vAlign w:val="center"/>
            <w:hideMark/>
          </w:tcPr>
          <w:p w14:paraId="0E3F0741" w14:textId="77777777" w:rsidR="00A6495E" w:rsidRPr="00910086" w:rsidRDefault="00A6495E" w:rsidP="00EE7C3F">
            <w:pPr>
              <w:rPr>
                <w:rFonts w:ascii="標楷體" w:hAnsi="標楷體"/>
              </w:rPr>
            </w:pPr>
            <w:r w:rsidRPr="00910086">
              <w:rPr>
                <w:rFonts w:ascii="標楷體" w:hAnsi="標楷體" w:hint="eastAsia"/>
              </w:rPr>
              <w:t>專人通報</w:t>
            </w:r>
          </w:p>
        </w:tc>
        <w:tc>
          <w:tcPr>
            <w:tcW w:w="5472" w:type="dxa"/>
            <w:tcBorders>
              <w:top w:val="single" w:sz="4" w:space="0" w:color="auto"/>
              <w:left w:val="single" w:sz="4" w:space="0" w:color="auto"/>
              <w:bottom w:val="single" w:sz="4" w:space="0" w:color="auto"/>
              <w:right w:val="single" w:sz="4" w:space="0" w:color="auto"/>
            </w:tcBorders>
            <w:vAlign w:val="center"/>
            <w:hideMark/>
          </w:tcPr>
          <w:p w14:paraId="6A050320" w14:textId="77777777" w:rsidR="00D44FC8" w:rsidRDefault="00D44FC8" w:rsidP="00D44FC8">
            <w:pPr>
              <w:textAlignment w:val="auto"/>
              <w:rPr>
                <w:ins w:id="142" w:author="傅駿勳" w:date="2022-12-14T16:47:00Z"/>
                <w:rFonts w:ascii="標楷體" w:hAnsi="標楷體"/>
              </w:rPr>
            </w:pPr>
            <w:ins w:id="143" w:author="傅駿勳" w:date="2022-12-14T16:47:00Z">
              <w:r w:rsidRPr="00910086">
                <w:rPr>
                  <w:rFonts w:ascii="標楷體" w:hAnsi="標楷體"/>
                </w:rPr>
                <w:t>（第一聯絡人）</w:t>
              </w:r>
            </w:ins>
          </w:p>
          <w:p w14:paraId="5D55C887" w14:textId="77777777" w:rsidR="00D44FC8" w:rsidRPr="00D44FC8" w:rsidRDefault="00D44FC8" w:rsidP="00D44FC8">
            <w:pPr>
              <w:textAlignment w:val="auto"/>
              <w:rPr>
                <w:ins w:id="144" w:author="傅駿勳" w:date="2022-12-14T16:47:00Z"/>
                <w:rFonts w:ascii="標楷體" w:hAnsi="標楷體"/>
              </w:rPr>
            </w:pPr>
            <w:ins w:id="145" w:author="傅駿勳" w:date="2022-12-14T16:47:00Z">
              <w:r>
                <w:rPr>
                  <w:rFonts w:ascii="標楷體" w:hAnsi="標楷體" w:hint="eastAsia"/>
                </w:rPr>
                <w:t>傅駿勳</w:t>
              </w:r>
            </w:ins>
          </w:p>
          <w:p w14:paraId="3EFABE15" w14:textId="77777777" w:rsidR="00D44FC8" w:rsidRPr="00910086" w:rsidRDefault="00D44FC8" w:rsidP="00D44FC8">
            <w:pPr>
              <w:textAlignment w:val="auto"/>
              <w:rPr>
                <w:ins w:id="146" w:author="傅駿勳" w:date="2022-12-14T16:47:00Z"/>
                <w:rFonts w:ascii="標楷體" w:hAnsi="標楷體"/>
              </w:rPr>
            </w:pPr>
            <w:ins w:id="147" w:author="傅駿勳" w:date="2022-12-14T16:47:00Z">
              <w:r w:rsidRPr="00F9525F">
                <w:rPr>
                  <w:rFonts w:ascii="標楷體" w:hAnsi="標楷體" w:hint="eastAsia"/>
                </w:rPr>
                <w:t>j</w:t>
              </w:r>
              <w:r w:rsidRPr="00F9525F">
                <w:rPr>
                  <w:rFonts w:ascii="標楷體" w:hAnsi="標楷體"/>
                </w:rPr>
                <w:t>effrey648@liaroc.org.tw</w:t>
              </w:r>
            </w:ins>
          </w:p>
          <w:p w14:paraId="345AF9B5" w14:textId="77777777" w:rsidR="00D44FC8" w:rsidRDefault="00D44FC8" w:rsidP="00D44FC8">
            <w:pPr>
              <w:textAlignment w:val="auto"/>
              <w:rPr>
                <w:ins w:id="148" w:author="傅駿勳" w:date="2022-12-14T16:47:00Z"/>
                <w:rFonts w:ascii="標楷體" w:hAnsi="標楷體"/>
              </w:rPr>
            </w:pPr>
            <w:ins w:id="149" w:author="傅駿勳" w:date="2022-12-14T16:47:00Z">
              <w:r>
                <w:rPr>
                  <w:rFonts w:ascii="標楷體" w:hAnsi="標楷體" w:hint="eastAsia"/>
                </w:rPr>
                <w:t>0</w:t>
              </w:r>
              <w:r>
                <w:rPr>
                  <w:rFonts w:ascii="標楷體" w:hAnsi="標楷體"/>
                </w:rPr>
                <w:t>988-293-213</w:t>
              </w:r>
            </w:ins>
          </w:p>
          <w:p w14:paraId="212A5292" w14:textId="77777777" w:rsidR="00D44FC8" w:rsidRDefault="00D44FC8" w:rsidP="00D44FC8">
            <w:pPr>
              <w:textAlignment w:val="auto"/>
              <w:rPr>
                <w:ins w:id="150" w:author="傅駿勳" w:date="2022-12-14T16:47:00Z"/>
                <w:rFonts w:ascii="標楷體" w:hAnsi="標楷體"/>
              </w:rPr>
            </w:pPr>
            <w:ins w:id="151" w:author="傅駿勳" w:date="2022-12-14T16:47:00Z">
              <w:r>
                <w:rPr>
                  <w:rFonts w:ascii="標楷體" w:hAnsi="標楷體" w:hint="eastAsia"/>
                </w:rPr>
                <w:t>02-2561-2144#678</w:t>
              </w:r>
            </w:ins>
          </w:p>
          <w:p w14:paraId="6FAE7F42" w14:textId="77777777" w:rsidR="00D44FC8" w:rsidRDefault="00D44FC8" w:rsidP="00D44FC8">
            <w:pPr>
              <w:textAlignment w:val="auto"/>
              <w:rPr>
                <w:ins w:id="152" w:author="傅駿勳" w:date="2022-12-14T16:47:00Z"/>
                <w:rFonts w:ascii="標楷體" w:hAnsi="標楷體"/>
              </w:rPr>
            </w:pPr>
            <w:ins w:id="153" w:author="傅駿勳" w:date="2022-12-14T16:47:00Z">
              <w:r w:rsidRPr="00910086">
                <w:rPr>
                  <w:rFonts w:ascii="標楷體" w:hAnsi="標楷體"/>
                </w:rPr>
                <w:t>（第</w:t>
              </w:r>
              <w:r w:rsidRPr="00910086">
                <w:rPr>
                  <w:rFonts w:ascii="標楷體" w:hAnsi="標楷體" w:hint="eastAsia"/>
                </w:rPr>
                <w:t>二</w:t>
              </w:r>
              <w:r w:rsidRPr="00910086">
                <w:rPr>
                  <w:rFonts w:ascii="標楷體" w:hAnsi="標楷體"/>
                </w:rPr>
                <w:t>聯絡人）</w:t>
              </w:r>
            </w:ins>
          </w:p>
          <w:p w14:paraId="1454E71D" w14:textId="77777777" w:rsidR="00D44FC8" w:rsidRDefault="00D44FC8" w:rsidP="00D44FC8">
            <w:pPr>
              <w:textAlignment w:val="auto"/>
              <w:rPr>
                <w:ins w:id="154" w:author="傅駿勳" w:date="2022-12-14T16:47:00Z"/>
                <w:rFonts w:ascii="標楷體" w:hAnsi="標楷體"/>
              </w:rPr>
            </w:pPr>
            <w:proofErr w:type="gramStart"/>
            <w:ins w:id="155" w:author="傅駿勳" w:date="2022-12-14T16:47:00Z">
              <w:r>
                <w:rPr>
                  <w:rFonts w:ascii="標楷體" w:hAnsi="標楷體" w:hint="eastAsia"/>
                </w:rPr>
                <w:t>陳乙棋</w:t>
              </w:r>
              <w:proofErr w:type="gramEnd"/>
            </w:ins>
          </w:p>
          <w:p w14:paraId="1832F8D0" w14:textId="77777777" w:rsidR="00D44FC8" w:rsidRDefault="00D44FC8" w:rsidP="00D44FC8">
            <w:pPr>
              <w:textAlignment w:val="auto"/>
              <w:rPr>
                <w:ins w:id="156" w:author="傅駿勳" w:date="2022-12-14T16:47:00Z"/>
                <w:rFonts w:ascii="標楷體" w:hAnsi="標楷體"/>
              </w:rPr>
            </w:pPr>
            <w:ins w:id="157" w:author="傅駿勳" w:date="2022-12-14T16:47:00Z">
              <w:r w:rsidRPr="00D44FC8">
                <w:rPr>
                  <w:rFonts w:ascii="標楷體" w:hAnsi="標楷體"/>
                </w:rPr>
                <w:t>yichi@liaroc.org.tw</w:t>
              </w:r>
            </w:ins>
          </w:p>
          <w:p w14:paraId="767FFCA8" w14:textId="77777777" w:rsidR="00D44FC8" w:rsidRDefault="00D44FC8" w:rsidP="00D44FC8">
            <w:pPr>
              <w:spacing w:line="360" w:lineRule="auto"/>
              <w:rPr>
                <w:ins w:id="158" w:author="傅駿勳" w:date="2022-12-14T16:47:00Z"/>
                <w:rFonts w:ascii="標楷體" w:hAnsi="標楷體"/>
              </w:rPr>
            </w:pPr>
            <w:ins w:id="159" w:author="傅駿勳" w:date="2022-12-14T16:47:00Z">
              <w:r>
                <w:rPr>
                  <w:rFonts w:ascii="標楷體" w:hAnsi="標楷體" w:hint="eastAsia"/>
                </w:rPr>
                <w:t>0938-486-520</w:t>
              </w:r>
            </w:ins>
          </w:p>
          <w:p w14:paraId="270CA29B" w14:textId="77777777" w:rsidR="00D44FC8" w:rsidRPr="00910086" w:rsidRDefault="00D44FC8" w:rsidP="00D44FC8">
            <w:pPr>
              <w:spacing w:line="360" w:lineRule="auto"/>
              <w:rPr>
                <w:ins w:id="160" w:author="傅駿勳" w:date="2022-12-14T16:47:00Z"/>
                <w:rFonts w:ascii="標楷體" w:hAnsi="標楷體"/>
              </w:rPr>
            </w:pPr>
            <w:ins w:id="161" w:author="傅駿勳" w:date="2022-12-14T16:47:00Z">
              <w:r>
                <w:rPr>
                  <w:rFonts w:ascii="標楷體" w:hAnsi="標楷體" w:hint="eastAsia"/>
                </w:rPr>
                <w:t>02-2561-2144#680</w:t>
              </w:r>
            </w:ins>
          </w:p>
          <w:p w14:paraId="5C48BADC" w14:textId="5B0951E7" w:rsidR="005B1D15" w:rsidDel="00D44FC8" w:rsidRDefault="005B1D15">
            <w:pPr>
              <w:textAlignment w:val="auto"/>
              <w:rPr>
                <w:del w:id="162" w:author="傅駿勳" w:date="2022-12-14T16:47:00Z"/>
                <w:rFonts w:ascii="標楷體" w:hAnsi="標楷體"/>
              </w:rPr>
              <w:pPrChange w:id="163" w:author="傅駿勳" w:date="2022-12-14T16:46:00Z">
                <w:pPr>
                  <w:numPr>
                    <w:numId w:val="34"/>
                  </w:numPr>
                  <w:ind w:left="480" w:hanging="480"/>
                  <w:textAlignment w:val="auto"/>
                </w:pPr>
              </w:pPrChange>
            </w:pPr>
            <w:del w:id="164" w:author="傅駿勳" w:date="2022-12-14T16:45:00Z">
              <w:r w:rsidDel="00D44FC8">
                <w:rPr>
                  <w:rFonts w:ascii="標楷體" w:hAnsi="標楷體" w:hint="eastAsia"/>
                </w:rPr>
                <w:delText>姓名</w:delText>
              </w:r>
            </w:del>
          </w:p>
          <w:p w14:paraId="230612DF" w14:textId="3879D6E5" w:rsidR="00A6495E" w:rsidRPr="00910086" w:rsidDel="00D44FC8" w:rsidRDefault="00A6495E">
            <w:pPr>
              <w:textAlignment w:val="auto"/>
              <w:rPr>
                <w:del w:id="165" w:author="傅駿勳" w:date="2022-12-14T16:47:00Z"/>
                <w:rFonts w:ascii="標楷體" w:hAnsi="標楷體"/>
              </w:rPr>
              <w:pPrChange w:id="166" w:author="傅駿勳" w:date="2022-12-14T16:46:00Z">
                <w:pPr>
                  <w:numPr>
                    <w:numId w:val="34"/>
                  </w:numPr>
                  <w:ind w:left="480" w:hanging="480"/>
                  <w:textAlignment w:val="auto"/>
                </w:pPr>
              </w:pPrChange>
            </w:pPr>
            <w:del w:id="167" w:author="傅駿勳" w:date="2022-12-14T16:45:00Z">
              <w:r w:rsidRPr="00910086" w:rsidDel="00D44FC8">
                <w:rPr>
                  <w:rFonts w:ascii="標楷體" w:hAnsi="標楷體"/>
                </w:rPr>
                <w:delText>電子郵件</w:delText>
              </w:r>
            </w:del>
          </w:p>
          <w:p w14:paraId="0500C7A5" w14:textId="5988A3E9" w:rsidR="00A6495E" w:rsidDel="00B118F5" w:rsidRDefault="00A6495E" w:rsidP="00B118F5">
            <w:pPr>
              <w:numPr>
                <w:ilvl w:val="0"/>
                <w:numId w:val="34"/>
              </w:numPr>
              <w:textAlignment w:val="auto"/>
              <w:rPr>
                <w:del w:id="168" w:author="傅駿勳" w:date="2022-12-14T16:40:00Z"/>
                <w:rFonts w:ascii="標楷體" w:hAnsi="標楷體"/>
              </w:rPr>
            </w:pPr>
            <w:del w:id="169" w:author="傅駿勳" w:date="2022-12-14T16:45:00Z">
              <w:r w:rsidRPr="00910086" w:rsidDel="00D44FC8">
                <w:rPr>
                  <w:rFonts w:ascii="標楷體" w:hAnsi="標楷體"/>
                </w:rPr>
                <w:lastRenderedPageBreak/>
                <w:delText>電話</w:delText>
              </w:r>
              <w:r w:rsidRPr="00910086" w:rsidDel="00D44FC8">
                <w:rPr>
                  <w:rFonts w:ascii="標楷體" w:hAnsi="標楷體" w:hint="eastAsia"/>
                </w:rPr>
                <w:delText>（特別要求下）</w:delText>
              </w:r>
            </w:del>
          </w:p>
          <w:p w14:paraId="3B0EA8B6" w14:textId="0E633873" w:rsidR="00324A6B" w:rsidRPr="00910086" w:rsidRDefault="00324A6B">
            <w:pPr>
              <w:textAlignment w:val="auto"/>
              <w:rPr>
                <w:rFonts w:ascii="標楷體" w:hAnsi="標楷體"/>
              </w:rPr>
              <w:pPrChange w:id="170" w:author="傅駿勳" w:date="2022-12-14T16:47:00Z">
                <w:pPr>
                  <w:ind w:left="480"/>
                  <w:textAlignment w:val="auto"/>
                </w:pPr>
              </w:pPrChange>
            </w:pPr>
            <w:del w:id="171" w:author="傅駿勳" w:date="2022-12-14T16:40:00Z">
              <w:r w:rsidRPr="00324A6B" w:rsidDel="00B118F5">
                <w:rPr>
                  <w:rFonts w:ascii="標楷體" w:hAnsi="標楷體" w:hint="eastAsia"/>
                  <w:color w:val="FF0000"/>
                  <w:highlight w:val="yellow"/>
                </w:rPr>
                <w:delText>請公會提供</w:delText>
              </w:r>
            </w:del>
          </w:p>
        </w:tc>
      </w:tr>
    </w:tbl>
    <w:p w14:paraId="448884AF" w14:textId="03D96246" w:rsidR="00A6495E" w:rsidRDefault="00A6495E" w:rsidP="00A6495E">
      <w:pPr>
        <w:pStyle w:val="aff5"/>
      </w:pPr>
      <w:proofErr w:type="spellStart"/>
      <w:r w:rsidRPr="00A6495E">
        <w:rPr>
          <w:rFonts w:hint="eastAsia"/>
        </w:rPr>
        <w:lastRenderedPageBreak/>
        <w:t>依資安事件等級之電子郵件、電話之通報對象如下</w:t>
      </w:r>
      <w:proofErr w:type="spellEnd"/>
      <w:r w:rsidRPr="00A6495E">
        <w:rPr>
          <w:rFonts w:hint="eastAsia"/>
        </w:rPr>
        <w:t>：</w:t>
      </w:r>
    </w:p>
    <w:p w14:paraId="459BC1EA" w14:textId="0414C8AF" w:rsidR="00A6495E" w:rsidRDefault="00A6495E" w:rsidP="00A6495E">
      <w:pPr>
        <w:pStyle w:val="ac"/>
        <w:rPr>
          <w:lang w:eastAsia="zh-TW"/>
        </w:rPr>
      </w:pPr>
      <w:bookmarkStart w:id="172" w:name="_Toc119583036"/>
      <w:r>
        <w:rPr>
          <w:rFonts w:hint="eastAsia"/>
          <w:lang w:eastAsia="zh-TW"/>
        </w:rPr>
        <w:t>電子郵件通報</w:t>
      </w:r>
      <w:bookmarkEnd w:id="1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8"/>
        <w:gridCol w:w="5408"/>
      </w:tblGrid>
      <w:tr w:rsidR="00A6495E" w:rsidRPr="00910086" w14:paraId="6E7DB6D1" w14:textId="77777777" w:rsidTr="00070628">
        <w:trPr>
          <w:trHeight w:val="421"/>
          <w:jc w:val="center"/>
        </w:trPr>
        <w:tc>
          <w:tcPr>
            <w:tcW w:w="19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F34ECCA" w14:textId="77777777" w:rsidR="00A6495E" w:rsidRPr="00910086" w:rsidRDefault="00A6495E" w:rsidP="00EE7C3F">
            <w:pPr>
              <w:jc w:val="center"/>
              <w:rPr>
                <w:rFonts w:ascii="標楷體" w:hAnsi="標楷體"/>
                <w:b/>
              </w:rPr>
            </w:pPr>
            <w:r w:rsidRPr="00910086">
              <w:rPr>
                <w:rFonts w:ascii="標楷體" w:hAnsi="標楷體"/>
                <w:b/>
              </w:rPr>
              <w:t>通報</w:t>
            </w:r>
            <w:r w:rsidRPr="00910086">
              <w:rPr>
                <w:rFonts w:ascii="標楷體" w:hAnsi="標楷體" w:hint="eastAsia"/>
                <w:b/>
              </w:rPr>
              <w:t>模式</w:t>
            </w:r>
          </w:p>
        </w:tc>
        <w:tc>
          <w:tcPr>
            <w:tcW w:w="54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C6D0C4D" w14:textId="77777777" w:rsidR="00A6495E" w:rsidRPr="00910086" w:rsidRDefault="00A6495E" w:rsidP="00EE7C3F">
            <w:pPr>
              <w:jc w:val="center"/>
              <w:rPr>
                <w:rFonts w:ascii="標楷體" w:hAnsi="標楷體"/>
                <w:b/>
              </w:rPr>
            </w:pPr>
            <w:r w:rsidRPr="00910086">
              <w:rPr>
                <w:rFonts w:ascii="標楷體" w:hAnsi="標楷體"/>
                <w:b/>
              </w:rPr>
              <w:t>通報對象</w:t>
            </w:r>
          </w:p>
        </w:tc>
      </w:tr>
      <w:tr w:rsidR="00A6495E" w:rsidRPr="00910086" w14:paraId="46AC8C33" w14:textId="77777777" w:rsidTr="00070628">
        <w:trPr>
          <w:trHeight w:val="532"/>
          <w:jc w:val="center"/>
        </w:trPr>
        <w:tc>
          <w:tcPr>
            <w:tcW w:w="1928" w:type="dxa"/>
            <w:tcBorders>
              <w:top w:val="single" w:sz="4" w:space="0" w:color="auto"/>
              <w:left w:val="single" w:sz="4" w:space="0" w:color="auto"/>
              <w:bottom w:val="single" w:sz="4" w:space="0" w:color="auto"/>
              <w:right w:val="single" w:sz="4" w:space="0" w:color="auto"/>
            </w:tcBorders>
            <w:vAlign w:val="center"/>
            <w:hideMark/>
          </w:tcPr>
          <w:p w14:paraId="67DB6FC0" w14:textId="77777777" w:rsidR="00A6495E" w:rsidRPr="00910086" w:rsidRDefault="00A6495E" w:rsidP="00EE7C3F">
            <w:pPr>
              <w:rPr>
                <w:rFonts w:ascii="標楷體" w:hAnsi="標楷體"/>
              </w:rPr>
            </w:pPr>
            <w:r w:rsidRPr="00910086">
              <w:rPr>
                <w:rFonts w:ascii="標楷體" w:hAnsi="標楷體" w:hint="eastAsia"/>
              </w:rPr>
              <w:t>已知威脅</w:t>
            </w:r>
            <w:r w:rsidRPr="00910086">
              <w:rPr>
                <w:rFonts w:ascii="標楷體" w:hAnsi="標楷體"/>
              </w:rPr>
              <w:t>事件</w:t>
            </w:r>
          </w:p>
          <w:p w14:paraId="685B1474" w14:textId="77777777" w:rsidR="00A6495E" w:rsidRPr="00910086" w:rsidRDefault="00A6495E" w:rsidP="00EE7C3F">
            <w:pPr>
              <w:rPr>
                <w:rFonts w:ascii="標楷體" w:hAnsi="標楷體"/>
              </w:rPr>
            </w:pPr>
            <w:r w:rsidRPr="00910086">
              <w:rPr>
                <w:rFonts w:ascii="標楷體" w:hAnsi="標楷體" w:hint="eastAsia"/>
              </w:rPr>
              <w:t>(自動通報)</w:t>
            </w:r>
          </w:p>
        </w:tc>
        <w:tc>
          <w:tcPr>
            <w:tcW w:w="5408" w:type="dxa"/>
            <w:tcBorders>
              <w:top w:val="single" w:sz="4" w:space="0" w:color="auto"/>
              <w:left w:val="single" w:sz="4" w:space="0" w:color="auto"/>
              <w:bottom w:val="single" w:sz="4" w:space="0" w:color="auto"/>
              <w:right w:val="single" w:sz="4" w:space="0" w:color="auto"/>
            </w:tcBorders>
            <w:vAlign w:val="center"/>
            <w:hideMark/>
          </w:tcPr>
          <w:p w14:paraId="4A135BB6" w14:textId="77777777" w:rsidR="00D44FC8" w:rsidRDefault="00D44FC8" w:rsidP="00D44FC8">
            <w:pPr>
              <w:textAlignment w:val="auto"/>
              <w:rPr>
                <w:ins w:id="173" w:author="傅駿勳" w:date="2022-12-14T16:47:00Z"/>
                <w:rFonts w:ascii="標楷體" w:hAnsi="標楷體"/>
              </w:rPr>
            </w:pPr>
            <w:ins w:id="174" w:author="傅駿勳" w:date="2022-12-14T16:47:00Z">
              <w:r w:rsidRPr="00910086">
                <w:rPr>
                  <w:rFonts w:ascii="標楷體" w:hAnsi="標楷體"/>
                </w:rPr>
                <w:t>（第一聯絡人）</w:t>
              </w:r>
            </w:ins>
          </w:p>
          <w:p w14:paraId="63B239AB" w14:textId="77777777" w:rsidR="00D44FC8" w:rsidRPr="00D44FC8" w:rsidRDefault="00D44FC8" w:rsidP="00D44FC8">
            <w:pPr>
              <w:textAlignment w:val="auto"/>
              <w:rPr>
                <w:ins w:id="175" w:author="傅駿勳" w:date="2022-12-14T16:47:00Z"/>
                <w:rFonts w:ascii="標楷體" w:hAnsi="標楷體"/>
              </w:rPr>
            </w:pPr>
            <w:ins w:id="176" w:author="傅駿勳" w:date="2022-12-14T16:47:00Z">
              <w:r>
                <w:rPr>
                  <w:rFonts w:ascii="標楷體" w:hAnsi="標楷體" w:hint="eastAsia"/>
                </w:rPr>
                <w:t>傅駿勳</w:t>
              </w:r>
            </w:ins>
          </w:p>
          <w:p w14:paraId="475B4C2F" w14:textId="77777777" w:rsidR="00D44FC8" w:rsidRPr="00910086" w:rsidRDefault="00D44FC8" w:rsidP="00D44FC8">
            <w:pPr>
              <w:textAlignment w:val="auto"/>
              <w:rPr>
                <w:ins w:id="177" w:author="傅駿勳" w:date="2022-12-14T16:47:00Z"/>
                <w:rFonts w:ascii="標楷體" w:hAnsi="標楷體"/>
              </w:rPr>
            </w:pPr>
            <w:ins w:id="178" w:author="傅駿勳" w:date="2022-12-14T16:47:00Z">
              <w:r w:rsidRPr="00F9525F">
                <w:rPr>
                  <w:rFonts w:ascii="標楷體" w:hAnsi="標楷體" w:hint="eastAsia"/>
                </w:rPr>
                <w:t>j</w:t>
              </w:r>
              <w:r w:rsidRPr="00F9525F">
                <w:rPr>
                  <w:rFonts w:ascii="標楷體" w:hAnsi="標楷體"/>
                </w:rPr>
                <w:t>effrey648@liaroc.org.tw</w:t>
              </w:r>
            </w:ins>
          </w:p>
          <w:p w14:paraId="1486729B" w14:textId="77777777" w:rsidR="00D44FC8" w:rsidRDefault="00D44FC8" w:rsidP="00D44FC8">
            <w:pPr>
              <w:textAlignment w:val="auto"/>
              <w:rPr>
                <w:ins w:id="179" w:author="傅駿勳" w:date="2022-12-14T16:47:00Z"/>
                <w:rFonts w:ascii="標楷體" w:hAnsi="標楷體"/>
              </w:rPr>
            </w:pPr>
            <w:ins w:id="180" w:author="傅駿勳" w:date="2022-12-14T16:47:00Z">
              <w:r>
                <w:rPr>
                  <w:rFonts w:ascii="標楷體" w:hAnsi="標楷體" w:hint="eastAsia"/>
                </w:rPr>
                <w:t>0</w:t>
              </w:r>
              <w:r>
                <w:rPr>
                  <w:rFonts w:ascii="標楷體" w:hAnsi="標楷體"/>
                </w:rPr>
                <w:t>988-293-213</w:t>
              </w:r>
            </w:ins>
          </w:p>
          <w:p w14:paraId="04E75B63" w14:textId="77777777" w:rsidR="00D44FC8" w:rsidRDefault="00D44FC8" w:rsidP="00D44FC8">
            <w:pPr>
              <w:textAlignment w:val="auto"/>
              <w:rPr>
                <w:ins w:id="181" w:author="傅駿勳" w:date="2022-12-14T16:47:00Z"/>
                <w:rFonts w:ascii="標楷體" w:hAnsi="標楷體"/>
              </w:rPr>
            </w:pPr>
            <w:ins w:id="182" w:author="傅駿勳" w:date="2022-12-14T16:47:00Z">
              <w:r>
                <w:rPr>
                  <w:rFonts w:ascii="標楷體" w:hAnsi="標楷體" w:hint="eastAsia"/>
                </w:rPr>
                <w:t>02-2561-2144#678</w:t>
              </w:r>
            </w:ins>
          </w:p>
          <w:p w14:paraId="3AA9857C" w14:textId="77777777" w:rsidR="00D44FC8" w:rsidRDefault="00D44FC8" w:rsidP="00D44FC8">
            <w:pPr>
              <w:textAlignment w:val="auto"/>
              <w:rPr>
                <w:ins w:id="183" w:author="傅駿勳" w:date="2022-12-14T16:47:00Z"/>
                <w:rFonts w:ascii="標楷體" w:hAnsi="標楷體"/>
              </w:rPr>
            </w:pPr>
            <w:ins w:id="184" w:author="傅駿勳" w:date="2022-12-14T16:47:00Z">
              <w:r w:rsidRPr="00910086">
                <w:rPr>
                  <w:rFonts w:ascii="標楷體" w:hAnsi="標楷體"/>
                </w:rPr>
                <w:t>（第</w:t>
              </w:r>
              <w:r w:rsidRPr="00910086">
                <w:rPr>
                  <w:rFonts w:ascii="標楷體" w:hAnsi="標楷體" w:hint="eastAsia"/>
                </w:rPr>
                <w:t>二</w:t>
              </w:r>
              <w:r w:rsidRPr="00910086">
                <w:rPr>
                  <w:rFonts w:ascii="標楷體" w:hAnsi="標楷體"/>
                </w:rPr>
                <w:t>聯絡人）</w:t>
              </w:r>
            </w:ins>
          </w:p>
          <w:p w14:paraId="1472B972" w14:textId="77777777" w:rsidR="00D44FC8" w:rsidRDefault="00D44FC8" w:rsidP="00D44FC8">
            <w:pPr>
              <w:textAlignment w:val="auto"/>
              <w:rPr>
                <w:ins w:id="185" w:author="傅駿勳" w:date="2022-12-14T16:47:00Z"/>
                <w:rFonts w:ascii="標楷體" w:hAnsi="標楷體"/>
              </w:rPr>
            </w:pPr>
            <w:proofErr w:type="gramStart"/>
            <w:ins w:id="186" w:author="傅駿勳" w:date="2022-12-14T16:47:00Z">
              <w:r>
                <w:rPr>
                  <w:rFonts w:ascii="標楷體" w:hAnsi="標楷體" w:hint="eastAsia"/>
                </w:rPr>
                <w:t>陳乙棋</w:t>
              </w:r>
              <w:proofErr w:type="gramEnd"/>
            </w:ins>
          </w:p>
          <w:p w14:paraId="10410443" w14:textId="77777777" w:rsidR="00D44FC8" w:rsidRDefault="00D44FC8" w:rsidP="00D44FC8">
            <w:pPr>
              <w:textAlignment w:val="auto"/>
              <w:rPr>
                <w:ins w:id="187" w:author="傅駿勳" w:date="2022-12-14T16:47:00Z"/>
                <w:rFonts w:ascii="標楷體" w:hAnsi="標楷體"/>
              </w:rPr>
            </w:pPr>
            <w:ins w:id="188" w:author="傅駿勳" w:date="2022-12-14T16:47:00Z">
              <w:r w:rsidRPr="00D44FC8">
                <w:rPr>
                  <w:rFonts w:ascii="標楷體" w:hAnsi="標楷體"/>
                </w:rPr>
                <w:t>yichi@liaroc.org.tw</w:t>
              </w:r>
            </w:ins>
          </w:p>
          <w:p w14:paraId="294D3A82" w14:textId="77777777" w:rsidR="00D44FC8" w:rsidRDefault="00D44FC8" w:rsidP="00D44FC8">
            <w:pPr>
              <w:spacing w:line="360" w:lineRule="auto"/>
              <w:rPr>
                <w:ins w:id="189" w:author="傅駿勳" w:date="2022-12-14T16:47:00Z"/>
                <w:rFonts w:ascii="標楷體" w:hAnsi="標楷體"/>
              </w:rPr>
            </w:pPr>
            <w:ins w:id="190" w:author="傅駿勳" w:date="2022-12-14T16:47:00Z">
              <w:r>
                <w:rPr>
                  <w:rFonts w:ascii="標楷體" w:hAnsi="標楷體" w:hint="eastAsia"/>
                </w:rPr>
                <w:t>0938-486-520</w:t>
              </w:r>
            </w:ins>
          </w:p>
          <w:p w14:paraId="12CA6199" w14:textId="77777777" w:rsidR="00D44FC8" w:rsidRPr="00910086" w:rsidRDefault="00D44FC8" w:rsidP="00D44FC8">
            <w:pPr>
              <w:spacing w:line="360" w:lineRule="auto"/>
              <w:rPr>
                <w:ins w:id="191" w:author="傅駿勳" w:date="2022-12-14T16:47:00Z"/>
                <w:rFonts w:ascii="標楷體" w:hAnsi="標楷體"/>
              </w:rPr>
            </w:pPr>
            <w:ins w:id="192" w:author="傅駿勳" w:date="2022-12-14T16:47:00Z">
              <w:r>
                <w:rPr>
                  <w:rFonts w:ascii="標楷體" w:hAnsi="標楷體" w:hint="eastAsia"/>
                </w:rPr>
                <w:t>02-2561-2144#680</w:t>
              </w:r>
            </w:ins>
          </w:p>
          <w:p w14:paraId="06C5E6EF" w14:textId="686A66AC" w:rsidR="00B118F5" w:rsidRPr="00910086" w:rsidDel="00D44FC8" w:rsidRDefault="00A6495E">
            <w:pPr>
              <w:snapToGrid w:val="0"/>
              <w:spacing w:line="320" w:lineRule="exact"/>
              <w:textAlignment w:val="auto"/>
              <w:rPr>
                <w:del w:id="193" w:author="傅駿勳" w:date="2022-12-14T16:47:00Z"/>
                <w:rFonts w:ascii="標楷體" w:hAnsi="標楷體"/>
              </w:rPr>
              <w:pPrChange w:id="194" w:author="傅駿勳" w:date="2022-12-14T16:47:00Z">
                <w:pPr>
                  <w:numPr>
                    <w:numId w:val="34"/>
                  </w:numPr>
                  <w:snapToGrid w:val="0"/>
                  <w:spacing w:line="320" w:lineRule="exact"/>
                  <w:ind w:left="480" w:hanging="480"/>
                  <w:textAlignment w:val="auto"/>
                </w:pPr>
              </w:pPrChange>
            </w:pPr>
            <w:del w:id="195" w:author="傅駿勳" w:date="2022-12-14T16:47:00Z">
              <w:r w:rsidRPr="00910086" w:rsidDel="00D44FC8">
                <w:rPr>
                  <w:rFonts w:ascii="標楷體" w:hAnsi="標楷體" w:hint="eastAsia"/>
                </w:rPr>
                <w:delText>資產負責人</w:delText>
              </w:r>
              <w:r w:rsidRPr="00910086" w:rsidDel="00D44FC8">
                <w:rPr>
                  <w:rFonts w:ascii="標楷體" w:hAnsi="標楷體"/>
                </w:rPr>
                <w:delText>（第一聯絡人）</w:delText>
              </w:r>
            </w:del>
          </w:p>
          <w:p w14:paraId="10527704" w14:textId="25C1B172" w:rsidR="00A6495E" w:rsidRPr="00910086" w:rsidRDefault="00A6495E">
            <w:pPr>
              <w:snapToGrid w:val="0"/>
              <w:spacing w:line="320" w:lineRule="exact"/>
              <w:textAlignment w:val="auto"/>
              <w:rPr>
                <w:rFonts w:ascii="標楷體" w:hAnsi="標楷體"/>
              </w:rPr>
              <w:pPrChange w:id="196" w:author="傅駿勳" w:date="2022-12-14T16:47:00Z">
                <w:pPr>
                  <w:numPr>
                    <w:numId w:val="34"/>
                  </w:numPr>
                  <w:snapToGrid w:val="0"/>
                  <w:spacing w:line="320" w:lineRule="exact"/>
                  <w:ind w:left="480" w:hanging="480"/>
                  <w:textAlignment w:val="auto"/>
                </w:pPr>
              </w:pPrChange>
            </w:pPr>
            <w:del w:id="197" w:author="傅駿勳" w:date="2022-12-14T16:47:00Z">
              <w:r w:rsidRPr="00910086" w:rsidDel="00D44FC8">
                <w:rPr>
                  <w:rFonts w:ascii="標楷體" w:hAnsi="標楷體"/>
                </w:rPr>
                <w:delText>資安</w:delText>
              </w:r>
              <w:r w:rsidRPr="00910086" w:rsidDel="00D44FC8">
                <w:rPr>
                  <w:rFonts w:ascii="標楷體" w:hAnsi="標楷體" w:hint="eastAsia"/>
                </w:rPr>
                <w:delText>承辦人</w:delText>
              </w:r>
              <w:r w:rsidRPr="00910086" w:rsidDel="00D44FC8">
                <w:rPr>
                  <w:rFonts w:ascii="標楷體" w:hAnsi="標楷體"/>
                </w:rPr>
                <w:delText>（第</w:delText>
              </w:r>
              <w:r w:rsidRPr="00910086" w:rsidDel="00D44FC8">
                <w:rPr>
                  <w:rFonts w:ascii="標楷體" w:hAnsi="標楷體" w:hint="eastAsia"/>
                </w:rPr>
                <w:delText>二</w:delText>
              </w:r>
              <w:r w:rsidRPr="00910086" w:rsidDel="00D44FC8">
                <w:rPr>
                  <w:rFonts w:ascii="標楷體" w:hAnsi="標楷體"/>
                </w:rPr>
                <w:delText>聯絡人）</w:delText>
              </w:r>
            </w:del>
          </w:p>
        </w:tc>
      </w:tr>
      <w:tr w:rsidR="00A6495E" w:rsidRPr="00910086" w14:paraId="6F717A01" w14:textId="77777777" w:rsidTr="00070628">
        <w:trPr>
          <w:trHeight w:val="626"/>
          <w:jc w:val="center"/>
        </w:trPr>
        <w:tc>
          <w:tcPr>
            <w:tcW w:w="1928" w:type="dxa"/>
            <w:tcBorders>
              <w:top w:val="single" w:sz="4" w:space="0" w:color="auto"/>
              <w:left w:val="single" w:sz="4" w:space="0" w:color="auto"/>
              <w:bottom w:val="single" w:sz="4" w:space="0" w:color="auto"/>
              <w:right w:val="single" w:sz="4" w:space="0" w:color="auto"/>
            </w:tcBorders>
            <w:vAlign w:val="center"/>
            <w:hideMark/>
          </w:tcPr>
          <w:p w14:paraId="648B5FC2" w14:textId="77777777" w:rsidR="00A6495E" w:rsidRPr="00910086" w:rsidRDefault="00A6495E" w:rsidP="00EE7C3F">
            <w:pPr>
              <w:rPr>
                <w:rFonts w:ascii="標楷體" w:hAnsi="標楷體"/>
              </w:rPr>
            </w:pPr>
            <w:r w:rsidRPr="00910086">
              <w:rPr>
                <w:rFonts w:ascii="標楷體" w:hAnsi="標楷體" w:hint="eastAsia"/>
              </w:rPr>
              <w:t>專人通報</w:t>
            </w:r>
          </w:p>
        </w:tc>
        <w:tc>
          <w:tcPr>
            <w:tcW w:w="5408" w:type="dxa"/>
            <w:tcBorders>
              <w:top w:val="single" w:sz="4" w:space="0" w:color="auto"/>
              <w:left w:val="single" w:sz="4" w:space="0" w:color="auto"/>
              <w:bottom w:val="single" w:sz="4" w:space="0" w:color="auto"/>
              <w:right w:val="single" w:sz="4" w:space="0" w:color="auto"/>
            </w:tcBorders>
            <w:vAlign w:val="center"/>
            <w:hideMark/>
          </w:tcPr>
          <w:p w14:paraId="201B7BAF" w14:textId="77777777" w:rsidR="00D44FC8" w:rsidRDefault="00D44FC8" w:rsidP="00D44FC8">
            <w:pPr>
              <w:textAlignment w:val="auto"/>
              <w:rPr>
                <w:ins w:id="198" w:author="傅駿勳" w:date="2022-12-14T16:47:00Z"/>
                <w:rFonts w:ascii="標楷體" w:hAnsi="標楷體"/>
              </w:rPr>
            </w:pPr>
            <w:ins w:id="199" w:author="傅駿勳" w:date="2022-12-14T16:47:00Z">
              <w:r w:rsidRPr="00910086">
                <w:rPr>
                  <w:rFonts w:ascii="標楷體" w:hAnsi="標楷體"/>
                </w:rPr>
                <w:t>（第一聯絡人）</w:t>
              </w:r>
            </w:ins>
          </w:p>
          <w:p w14:paraId="5964BAD8" w14:textId="77777777" w:rsidR="00D44FC8" w:rsidRPr="00D44FC8" w:rsidRDefault="00D44FC8" w:rsidP="00D44FC8">
            <w:pPr>
              <w:textAlignment w:val="auto"/>
              <w:rPr>
                <w:ins w:id="200" w:author="傅駿勳" w:date="2022-12-14T16:47:00Z"/>
                <w:rFonts w:ascii="標楷體" w:hAnsi="標楷體"/>
              </w:rPr>
            </w:pPr>
            <w:ins w:id="201" w:author="傅駿勳" w:date="2022-12-14T16:47:00Z">
              <w:r>
                <w:rPr>
                  <w:rFonts w:ascii="標楷體" w:hAnsi="標楷體" w:hint="eastAsia"/>
                </w:rPr>
                <w:t>傅駿勳</w:t>
              </w:r>
            </w:ins>
          </w:p>
          <w:p w14:paraId="0860DB3F" w14:textId="77777777" w:rsidR="00D44FC8" w:rsidRPr="00910086" w:rsidRDefault="00D44FC8" w:rsidP="00D44FC8">
            <w:pPr>
              <w:textAlignment w:val="auto"/>
              <w:rPr>
                <w:ins w:id="202" w:author="傅駿勳" w:date="2022-12-14T16:47:00Z"/>
                <w:rFonts w:ascii="標楷體" w:hAnsi="標楷體"/>
              </w:rPr>
            </w:pPr>
            <w:ins w:id="203" w:author="傅駿勳" w:date="2022-12-14T16:47:00Z">
              <w:r w:rsidRPr="00F9525F">
                <w:rPr>
                  <w:rFonts w:ascii="標楷體" w:hAnsi="標楷體" w:hint="eastAsia"/>
                </w:rPr>
                <w:t>j</w:t>
              </w:r>
              <w:r w:rsidRPr="00F9525F">
                <w:rPr>
                  <w:rFonts w:ascii="標楷體" w:hAnsi="標楷體"/>
                </w:rPr>
                <w:t>effrey648@liaroc.org.tw</w:t>
              </w:r>
            </w:ins>
          </w:p>
          <w:p w14:paraId="06C7AD26" w14:textId="77777777" w:rsidR="00D44FC8" w:rsidRDefault="00D44FC8" w:rsidP="00D44FC8">
            <w:pPr>
              <w:textAlignment w:val="auto"/>
              <w:rPr>
                <w:ins w:id="204" w:author="傅駿勳" w:date="2022-12-14T16:47:00Z"/>
                <w:rFonts w:ascii="標楷體" w:hAnsi="標楷體"/>
              </w:rPr>
            </w:pPr>
            <w:ins w:id="205" w:author="傅駿勳" w:date="2022-12-14T16:47:00Z">
              <w:r>
                <w:rPr>
                  <w:rFonts w:ascii="標楷體" w:hAnsi="標楷體" w:hint="eastAsia"/>
                </w:rPr>
                <w:t>0</w:t>
              </w:r>
              <w:r>
                <w:rPr>
                  <w:rFonts w:ascii="標楷體" w:hAnsi="標楷體"/>
                </w:rPr>
                <w:t>988-293-213</w:t>
              </w:r>
            </w:ins>
          </w:p>
          <w:p w14:paraId="354A3331" w14:textId="77777777" w:rsidR="00D44FC8" w:rsidRDefault="00D44FC8" w:rsidP="00D44FC8">
            <w:pPr>
              <w:textAlignment w:val="auto"/>
              <w:rPr>
                <w:ins w:id="206" w:author="傅駿勳" w:date="2022-12-14T16:47:00Z"/>
                <w:rFonts w:ascii="標楷體" w:hAnsi="標楷體"/>
              </w:rPr>
            </w:pPr>
            <w:ins w:id="207" w:author="傅駿勳" w:date="2022-12-14T16:47:00Z">
              <w:r>
                <w:rPr>
                  <w:rFonts w:ascii="標楷體" w:hAnsi="標楷體" w:hint="eastAsia"/>
                </w:rPr>
                <w:t>02-2561-2144#678</w:t>
              </w:r>
            </w:ins>
          </w:p>
          <w:p w14:paraId="7A9AB4F7" w14:textId="77777777" w:rsidR="00D44FC8" w:rsidRDefault="00D44FC8" w:rsidP="00D44FC8">
            <w:pPr>
              <w:textAlignment w:val="auto"/>
              <w:rPr>
                <w:ins w:id="208" w:author="傅駿勳" w:date="2022-12-14T16:47:00Z"/>
                <w:rFonts w:ascii="標楷體" w:hAnsi="標楷體"/>
              </w:rPr>
            </w:pPr>
            <w:ins w:id="209" w:author="傅駿勳" w:date="2022-12-14T16:47:00Z">
              <w:r w:rsidRPr="00910086">
                <w:rPr>
                  <w:rFonts w:ascii="標楷體" w:hAnsi="標楷體"/>
                </w:rPr>
                <w:t>（第</w:t>
              </w:r>
              <w:r w:rsidRPr="00910086">
                <w:rPr>
                  <w:rFonts w:ascii="標楷體" w:hAnsi="標楷體" w:hint="eastAsia"/>
                </w:rPr>
                <w:t>二</w:t>
              </w:r>
              <w:r w:rsidRPr="00910086">
                <w:rPr>
                  <w:rFonts w:ascii="標楷體" w:hAnsi="標楷體"/>
                </w:rPr>
                <w:t>聯絡人）</w:t>
              </w:r>
            </w:ins>
          </w:p>
          <w:p w14:paraId="1C1D6397" w14:textId="77777777" w:rsidR="00D44FC8" w:rsidRDefault="00D44FC8" w:rsidP="00D44FC8">
            <w:pPr>
              <w:textAlignment w:val="auto"/>
              <w:rPr>
                <w:ins w:id="210" w:author="傅駿勳" w:date="2022-12-14T16:47:00Z"/>
                <w:rFonts w:ascii="標楷體" w:hAnsi="標楷體"/>
              </w:rPr>
            </w:pPr>
            <w:proofErr w:type="gramStart"/>
            <w:ins w:id="211" w:author="傅駿勳" w:date="2022-12-14T16:47:00Z">
              <w:r>
                <w:rPr>
                  <w:rFonts w:ascii="標楷體" w:hAnsi="標楷體" w:hint="eastAsia"/>
                </w:rPr>
                <w:t>陳乙棋</w:t>
              </w:r>
              <w:proofErr w:type="gramEnd"/>
            </w:ins>
          </w:p>
          <w:p w14:paraId="2E825513" w14:textId="77777777" w:rsidR="00D44FC8" w:rsidRDefault="00D44FC8" w:rsidP="00D44FC8">
            <w:pPr>
              <w:textAlignment w:val="auto"/>
              <w:rPr>
                <w:ins w:id="212" w:author="傅駿勳" w:date="2022-12-14T16:47:00Z"/>
                <w:rFonts w:ascii="標楷體" w:hAnsi="標楷體"/>
              </w:rPr>
            </w:pPr>
            <w:ins w:id="213" w:author="傅駿勳" w:date="2022-12-14T16:47:00Z">
              <w:r w:rsidRPr="00D44FC8">
                <w:rPr>
                  <w:rFonts w:ascii="標楷體" w:hAnsi="標楷體"/>
                </w:rPr>
                <w:t>yichi@liaroc.org.tw</w:t>
              </w:r>
            </w:ins>
          </w:p>
          <w:p w14:paraId="59067CBD" w14:textId="77777777" w:rsidR="00D44FC8" w:rsidRDefault="00D44FC8" w:rsidP="00D44FC8">
            <w:pPr>
              <w:spacing w:line="360" w:lineRule="auto"/>
              <w:rPr>
                <w:ins w:id="214" w:author="傅駿勳" w:date="2022-12-14T16:47:00Z"/>
                <w:rFonts w:ascii="標楷體" w:hAnsi="標楷體"/>
              </w:rPr>
            </w:pPr>
            <w:ins w:id="215" w:author="傅駿勳" w:date="2022-12-14T16:47:00Z">
              <w:r>
                <w:rPr>
                  <w:rFonts w:ascii="標楷體" w:hAnsi="標楷體" w:hint="eastAsia"/>
                </w:rPr>
                <w:t>0938-486-520</w:t>
              </w:r>
            </w:ins>
          </w:p>
          <w:p w14:paraId="68EC3965" w14:textId="77777777" w:rsidR="00D44FC8" w:rsidRPr="00910086" w:rsidRDefault="00D44FC8" w:rsidP="00D44FC8">
            <w:pPr>
              <w:spacing w:line="360" w:lineRule="auto"/>
              <w:rPr>
                <w:ins w:id="216" w:author="傅駿勳" w:date="2022-12-14T16:47:00Z"/>
                <w:rFonts w:ascii="標楷體" w:hAnsi="標楷體"/>
              </w:rPr>
            </w:pPr>
            <w:ins w:id="217" w:author="傅駿勳" w:date="2022-12-14T16:47:00Z">
              <w:r>
                <w:rPr>
                  <w:rFonts w:ascii="標楷體" w:hAnsi="標楷體" w:hint="eastAsia"/>
                </w:rPr>
                <w:t>02-2561-2144#680</w:t>
              </w:r>
            </w:ins>
          </w:p>
          <w:p w14:paraId="51E59082" w14:textId="11C52BF5" w:rsidR="00A6495E" w:rsidRPr="00910086" w:rsidDel="00D44FC8" w:rsidRDefault="00A6495E">
            <w:pPr>
              <w:numPr>
                <w:ilvl w:val="0"/>
                <w:numId w:val="35"/>
              </w:numPr>
              <w:snapToGrid w:val="0"/>
              <w:spacing w:line="320" w:lineRule="exact"/>
              <w:ind w:left="0"/>
              <w:textAlignment w:val="auto"/>
              <w:rPr>
                <w:del w:id="218" w:author="傅駿勳" w:date="2022-12-14T16:47:00Z"/>
                <w:rFonts w:ascii="標楷體" w:hAnsi="標楷體"/>
              </w:rPr>
              <w:pPrChange w:id="219" w:author="傅駿勳" w:date="2022-12-14T16:47:00Z">
                <w:pPr>
                  <w:numPr>
                    <w:numId w:val="35"/>
                  </w:numPr>
                  <w:snapToGrid w:val="0"/>
                  <w:spacing w:line="320" w:lineRule="exact"/>
                  <w:ind w:left="480" w:hanging="480"/>
                  <w:textAlignment w:val="auto"/>
                </w:pPr>
              </w:pPrChange>
            </w:pPr>
            <w:del w:id="220" w:author="傅駿勳" w:date="2022-12-14T16:47:00Z">
              <w:r w:rsidRPr="00910086" w:rsidDel="00D44FC8">
                <w:rPr>
                  <w:rFonts w:ascii="標楷體" w:hAnsi="標楷體" w:hint="eastAsia"/>
                </w:rPr>
                <w:delText>資產負責人</w:delText>
              </w:r>
              <w:r w:rsidRPr="00910086" w:rsidDel="00D44FC8">
                <w:rPr>
                  <w:rFonts w:ascii="標楷體" w:hAnsi="標楷體"/>
                </w:rPr>
                <w:delText>（第一聯絡人）</w:delText>
              </w:r>
            </w:del>
          </w:p>
          <w:p w14:paraId="2A98FD34" w14:textId="74D1B331" w:rsidR="00A6495E" w:rsidDel="00D44FC8" w:rsidRDefault="00A6495E">
            <w:pPr>
              <w:numPr>
                <w:ilvl w:val="0"/>
                <w:numId w:val="35"/>
              </w:numPr>
              <w:snapToGrid w:val="0"/>
              <w:spacing w:line="320" w:lineRule="exact"/>
              <w:ind w:left="0"/>
              <w:textAlignment w:val="auto"/>
              <w:rPr>
                <w:del w:id="221" w:author="傅駿勳" w:date="2022-12-14T16:47:00Z"/>
                <w:rFonts w:ascii="標楷體" w:hAnsi="標楷體"/>
              </w:rPr>
              <w:pPrChange w:id="222" w:author="傅駿勳" w:date="2022-12-14T16:47:00Z">
                <w:pPr>
                  <w:numPr>
                    <w:numId w:val="35"/>
                  </w:numPr>
                  <w:snapToGrid w:val="0"/>
                  <w:spacing w:line="320" w:lineRule="exact"/>
                  <w:ind w:left="480" w:hanging="480"/>
                  <w:textAlignment w:val="auto"/>
                </w:pPr>
              </w:pPrChange>
            </w:pPr>
            <w:del w:id="223" w:author="傅駿勳" w:date="2022-12-14T16:47:00Z">
              <w:r w:rsidRPr="00910086" w:rsidDel="00D44FC8">
                <w:rPr>
                  <w:rFonts w:ascii="標楷體" w:hAnsi="標楷體"/>
                </w:rPr>
                <w:delText>資安</w:delText>
              </w:r>
              <w:r w:rsidRPr="00910086" w:rsidDel="00D44FC8">
                <w:rPr>
                  <w:rFonts w:ascii="標楷體" w:hAnsi="標楷體" w:hint="eastAsia"/>
                </w:rPr>
                <w:delText>承辦人</w:delText>
              </w:r>
              <w:r w:rsidRPr="00910086" w:rsidDel="00D44FC8">
                <w:rPr>
                  <w:rFonts w:ascii="標楷體" w:hAnsi="標楷體"/>
                </w:rPr>
                <w:delText>（第</w:delText>
              </w:r>
              <w:r w:rsidRPr="00910086" w:rsidDel="00D44FC8">
                <w:rPr>
                  <w:rFonts w:ascii="標楷體" w:hAnsi="標楷體" w:hint="eastAsia"/>
                </w:rPr>
                <w:delText>二</w:delText>
              </w:r>
              <w:r w:rsidRPr="00910086" w:rsidDel="00D44FC8">
                <w:rPr>
                  <w:rFonts w:ascii="標楷體" w:hAnsi="標楷體"/>
                </w:rPr>
                <w:delText>聯絡人）</w:delText>
              </w:r>
            </w:del>
          </w:p>
          <w:p w14:paraId="7C6FFE08" w14:textId="2BD46154" w:rsidR="00324A6B" w:rsidRPr="008908E3" w:rsidRDefault="00324A6B">
            <w:pPr>
              <w:snapToGrid w:val="0"/>
              <w:spacing w:line="320" w:lineRule="exact"/>
              <w:textAlignment w:val="auto"/>
              <w:rPr>
                <w:rFonts w:ascii="標楷體" w:hAnsi="標楷體"/>
              </w:rPr>
              <w:pPrChange w:id="224" w:author="傅駿勳" w:date="2022-12-14T16:47:00Z">
                <w:pPr>
                  <w:snapToGrid w:val="0"/>
                  <w:spacing w:line="320" w:lineRule="exact"/>
                  <w:ind w:left="480"/>
                  <w:textAlignment w:val="auto"/>
                </w:pPr>
              </w:pPrChange>
            </w:pPr>
            <w:del w:id="225" w:author="傅駿勳" w:date="2022-12-14T16:47:00Z">
              <w:r w:rsidRPr="00324A6B" w:rsidDel="00D44FC8">
                <w:rPr>
                  <w:rFonts w:ascii="標楷體" w:hAnsi="標楷體" w:hint="eastAsia"/>
                  <w:color w:val="FF0000"/>
                  <w:highlight w:val="yellow"/>
                </w:rPr>
                <w:delText>請公會提供</w:delText>
              </w:r>
            </w:del>
          </w:p>
        </w:tc>
      </w:tr>
    </w:tbl>
    <w:p w14:paraId="2C63931A" w14:textId="3759E6B9" w:rsidR="00A6495E" w:rsidRDefault="00A6495E" w:rsidP="00A6495E">
      <w:pPr>
        <w:pStyle w:val="aff7"/>
      </w:pPr>
      <w:proofErr w:type="spellStart"/>
      <w:r w:rsidRPr="00A6495E">
        <w:rPr>
          <w:rFonts w:hint="eastAsia"/>
        </w:rPr>
        <w:t>事故觸發後將發送事故通報內容電子郵件，範例如下圖所示</w:t>
      </w:r>
      <w:proofErr w:type="spellEnd"/>
      <w:r w:rsidRPr="00A6495E">
        <w:rPr>
          <w:rFonts w:hint="eastAsia"/>
        </w:rPr>
        <w:t>。</w:t>
      </w:r>
    </w:p>
    <w:p w14:paraId="0EF50CE5" w14:textId="7180EF23" w:rsidR="00A6495E" w:rsidRDefault="00A6495E" w:rsidP="00A6495E">
      <w:pPr>
        <w:rPr>
          <w:lang w:val="x-none" w:eastAsia="x-none"/>
        </w:rPr>
      </w:pPr>
      <w:r w:rsidRPr="00910086">
        <w:rPr>
          <w:rFonts w:ascii="標楷體" w:hAnsi="標楷體"/>
          <w:noProof/>
          <w:sz w:val="20"/>
        </w:rPr>
        <w:lastRenderedPageBreak/>
        <w:drawing>
          <wp:inline distT="0" distB="0" distL="0" distR="0" wp14:anchorId="490959AC" wp14:editId="3F747388">
            <wp:extent cx="5976620" cy="2897661"/>
            <wp:effectExtent l="0" t="0" r="5080" b="0"/>
            <wp:docPr id="28" name="內容版面配置區 5">
              <a:extLst xmlns:a="http://schemas.openxmlformats.org/drawingml/2006/main">
                <a:ext uri="{FF2B5EF4-FFF2-40B4-BE49-F238E27FC236}">
                  <a16:creationId xmlns:a16="http://schemas.microsoft.com/office/drawing/2014/main" id="{76676F88-F214-44F6-A1B4-F08576E748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內容版面配置區 5">
                      <a:extLst>
                        <a:ext uri="{FF2B5EF4-FFF2-40B4-BE49-F238E27FC236}">
                          <a16:creationId xmlns:a16="http://schemas.microsoft.com/office/drawing/2014/main" id="{76676F88-F214-44F6-A1B4-F08576E748F5}"/>
                        </a:ext>
                      </a:extLst>
                    </pic:cNvPr>
                    <pic:cNvPicPr>
                      <a:picLocks noGrp="1" noChangeAspect="1"/>
                    </pic:cNvPicPr>
                  </pic:nvPicPr>
                  <pic:blipFill>
                    <a:blip r:embed="rId23"/>
                    <a:stretch>
                      <a:fillRect/>
                    </a:stretch>
                  </pic:blipFill>
                  <pic:spPr>
                    <a:xfrm>
                      <a:off x="0" y="0"/>
                      <a:ext cx="5976620" cy="2897661"/>
                    </a:xfrm>
                    <a:prstGeom prst="rect">
                      <a:avLst/>
                    </a:prstGeom>
                  </pic:spPr>
                </pic:pic>
              </a:graphicData>
            </a:graphic>
          </wp:inline>
        </w:drawing>
      </w:r>
    </w:p>
    <w:p w14:paraId="7A62FD89" w14:textId="4F840495" w:rsidR="00A6495E" w:rsidRDefault="00A6495E" w:rsidP="00A6495E">
      <w:pPr>
        <w:pStyle w:val="affe"/>
        <w:spacing w:before="95" w:after="190"/>
        <w:rPr>
          <w:lang w:val="x-none" w:eastAsia="x-none"/>
        </w:rPr>
      </w:pPr>
      <w:bookmarkStart w:id="226" w:name="_Toc11950746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6</w:t>
      </w:r>
      <w:r>
        <w:fldChar w:fldCharType="end"/>
      </w:r>
      <w:r>
        <w:rPr>
          <w:rFonts w:hint="eastAsia"/>
        </w:rPr>
        <w:t>、</w:t>
      </w:r>
      <w:proofErr w:type="spellStart"/>
      <w:r w:rsidRPr="00A6495E">
        <w:rPr>
          <w:rFonts w:hint="eastAsia"/>
          <w:lang w:val="x-none" w:eastAsia="x-none"/>
        </w:rPr>
        <w:t>MDR</w:t>
      </w:r>
      <w:proofErr w:type="gramStart"/>
      <w:r w:rsidRPr="00A6495E">
        <w:rPr>
          <w:rFonts w:hint="eastAsia"/>
          <w:lang w:val="x-none" w:eastAsia="x-none"/>
        </w:rPr>
        <w:t>資安事件</w:t>
      </w:r>
      <w:proofErr w:type="gramEnd"/>
      <w:r w:rsidRPr="00A6495E">
        <w:rPr>
          <w:rFonts w:hint="eastAsia"/>
          <w:lang w:val="x-none" w:eastAsia="x-none"/>
        </w:rPr>
        <w:t>通報</w:t>
      </w:r>
      <w:r w:rsidRPr="00A6495E">
        <w:rPr>
          <w:rFonts w:hint="eastAsia"/>
          <w:lang w:val="x-none" w:eastAsia="x-none"/>
        </w:rPr>
        <w:t>E-mail</w:t>
      </w:r>
      <w:r w:rsidRPr="00A6495E">
        <w:rPr>
          <w:rFonts w:hint="eastAsia"/>
          <w:lang w:val="x-none" w:eastAsia="x-none"/>
        </w:rPr>
        <w:t>通報內容（範例</w:t>
      </w:r>
      <w:proofErr w:type="spellEnd"/>
      <w:r w:rsidRPr="00A6495E">
        <w:rPr>
          <w:rFonts w:hint="eastAsia"/>
          <w:lang w:val="x-none" w:eastAsia="x-none"/>
        </w:rPr>
        <w:t>）</w:t>
      </w:r>
      <w:bookmarkEnd w:id="226"/>
    </w:p>
    <w:p w14:paraId="49450E60" w14:textId="7CFBA3F2" w:rsidR="00A6495E" w:rsidRDefault="00A6495E" w:rsidP="00A6495E">
      <w:pPr>
        <w:pStyle w:val="aff7"/>
      </w:pPr>
      <w:proofErr w:type="spellStart"/>
      <w:r w:rsidRPr="00A6495E">
        <w:rPr>
          <w:rFonts w:hint="eastAsia"/>
        </w:rPr>
        <w:t>包含多項基本資訊與事件資訊</w:t>
      </w:r>
      <w:proofErr w:type="spellEnd"/>
      <w:r w:rsidRPr="00A6495E">
        <w:rPr>
          <w:rFonts w:hint="eastAsia"/>
        </w:rPr>
        <w:t>：</w:t>
      </w:r>
    </w:p>
    <w:p w14:paraId="0918B459" w14:textId="77777777" w:rsidR="00A6495E" w:rsidRDefault="00A6495E" w:rsidP="00A6495E">
      <w:pPr>
        <w:pStyle w:val="23"/>
      </w:pPr>
      <w:proofErr w:type="spellStart"/>
      <w:r>
        <w:rPr>
          <w:rFonts w:hint="eastAsia"/>
        </w:rPr>
        <w:t>權責單位</w:t>
      </w:r>
      <w:proofErr w:type="spellEnd"/>
    </w:p>
    <w:p w14:paraId="13CB5F6D" w14:textId="77777777" w:rsidR="00A6495E" w:rsidRDefault="00A6495E" w:rsidP="00A6495E">
      <w:pPr>
        <w:pStyle w:val="23"/>
      </w:pPr>
      <w:proofErr w:type="spellStart"/>
      <w:r>
        <w:rPr>
          <w:rFonts w:hint="eastAsia"/>
        </w:rPr>
        <w:t>事件單號</w:t>
      </w:r>
      <w:proofErr w:type="spellEnd"/>
    </w:p>
    <w:p w14:paraId="7C1888B3" w14:textId="77777777" w:rsidR="00A6495E" w:rsidRDefault="00A6495E" w:rsidP="00A6495E">
      <w:pPr>
        <w:pStyle w:val="23"/>
      </w:pPr>
      <w:proofErr w:type="spellStart"/>
      <w:r>
        <w:rPr>
          <w:rFonts w:hint="eastAsia"/>
        </w:rPr>
        <w:t>目前流程</w:t>
      </w:r>
      <w:proofErr w:type="spellEnd"/>
    </w:p>
    <w:p w14:paraId="54412C65" w14:textId="77777777" w:rsidR="00A6495E" w:rsidRDefault="00A6495E" w:rsidP="00A6495E">
      <w:pPr>
        <w:pStyle w:val="23"/>
      </w:pPr>
      <w:proofErr w:type="spellStart"/>
      <w:r>
        <w:rPr>
          <w:rFonts w:hint="eastAsia"/>
        </w:rPr>
        <w:t>派單時間</w:t>
      </w:r>
      <w:proofErr w:type="spellEnd"/>
    </w:p>
    <w:p w14:paraId="6350F1C9" w14:textId="77777777" w:rsidR="00A6495E" w:rsidRDefault="00A6495E" w:rsidP="00A6495E">
      <w:pPr>
        <w:pStyle w:val="23"/>
      </w:pPr>
      <w:proofErr w:type="spellStart"/>
      <w:r>
        <w:rPr>
          <w:rFonts w:hint="eastAsia"/>
        </w:rPr>
        <w:t>問題端資訊</w:t>
      </w:r>
      <w:proofErr w:type="spellEnd"/>
    </w:p>
    <w:p w14:paraId="335896B8" w14:textId="77777777" w:rsidR="00A6495E" w:rsidRDefault="00A6495E" w:rsidP="00A6495E">
      <w:pPr>
        <w:pStyle w:val="23"/>
      </w:pPr>
      <w:r>
        <w:t>ATT&amp;CK Tactics</w:t>
      </w:r>
    </w:p>
    <w:p w14:paraId="689ADD7E" w14:textId="77777777" w:rsidR="00A6495E" w:rsidRDefault="00A6495E" w:rsidP="00A6495E">
      <w:pPr>
        <w:pStyle w:val="23"/>
      </w:pPr>
      <w:r>
        <w:t>ATT&amp;CK Techniques</w:t>
      </w:r>
    </w:p>
    <w:p w14:paraId="18302403" w14:textId="77777777" w:rsidR="00A6495E" w:rsidRDefault="00A6495E" w:rsidP="00A6495E">
      <w:pPr>
        <w:pStyle w:val="23"/>
      </w:pPr>
      <w:proofErr w:type="spellStart"/>
      <w:r>
        <w:rPr>
          <w:rFonts w:hint="eastAsia"/>
        </w:rPr>
        <w:t>通報事件名稱</w:t>
      </w:r>
      <w:proofErr w:type="spellEnd"/>
    </w:p>
    <w:p w14:paraId="09E23686" w14:textId="77777777" w:rsidR="00A6495E" w:rsidRDefault="00A6495E" w:rsidP="00A6495E">
      <w:pPr>
        <w:pStyle w:val="23"/>
      </w:pPr>
      <w:proofErr w:type="spellStart"/>
      <w:r>
        <w:rPr>
          <w:rFonts w:hint="eastAsia"/>
        </w:rPr>
        <w:t>風險等級</w:t>
      </w:r>
      <w:proofErr w:type="spellEnd"/>
    </w:p>
    <w:p w14:paraId="46526555" w14:textId="77777777" w:rsidR="00A6495E" w:rsidRDefault="00A6495E" w:rsidP="00A6495E">
      <w:pPr>
        <w:pStyle w:val="23"/>
      </w:pPr>
      <w:proofErr w:type="spellStart"/>
      <w:r>
        <w:rPr>
          <w:rFonts w:hint="eastAsia"/>
        </w:rPr>
        <w:t>告警類型</w:t>
      </w:r>
      <w:proofErr w:type="spellEnd"/>
    </w:p>
    <w:p w14:paraId="62063FA0" w14:textId="77777777" w:rsidR="00A6495E" w:rsidRDefault="00A6495E" w:rsidP="00A6495E">
      <w:pPr>
        <w:pStyle w:val="23"/>
      </w:pPr>
      <w:proofErr w:type="spellStart"/>
      <w:r>
        <w:rPr>
          <w:rFonts w:hint="eastAsia"/>
        </w:rPr>
        <w:t>中繼站位址</w:t>
      </w:r>
      <w:proofErr w:type="spellEnd"/>
    </w:p>
    <w:p w14:paraId="24C3BD7C" w14:textId="77777777" w:rsidR="00A6495E" w:rsidRDefault="00A6495E" w:rsidP="00A6495E">
      <w:pPr>
        <w:pStyle w:val="23"/>
      </w:pPr>
      <w:proofErr w:type="spellStart"/>
      <w:r>
        <w:rPr>
          <w:rFonts w:hint="eastAsia"/>
        </w:rPr>
        <w:t>病毒類型</w:t>
      </w:r>
      <w:proofErr w:type="spellEnd"/>
    </w:p>
    <w:p w14:paraId="04490828" w14:textId="77777777" w:rsidR="00A6495E" w:rsidRDefault="00A6495E" w:rsidP="00A6495E">
      <w:pPr>
        <w:pStyle w:val="23"/>
      </w:pPr>
      <w:r>
        <w:t>MD5</w:t>
      </w:r>
    </w:p>
    <w:p w14:paraId="00CA8C4D" w14:textId="77777777" w:rsidR="00A6495E" w:rsidRDefault="00A6495E" w:rsidP="00A6495E">
      <w:pPr>
        <w:pStyle w:val="23"/>
      </w:pPr>
      <w:r>
        <w:t>SHA1</w:t>
      </w:r>
    </w:p>
    <w:p w14:paraId="75750810" w14:textId="77777777" w:rsidR="00A6495E" w:rsidRDefault="00A6495E" w:rsidP="00A6495E">
      <w:pPr>
        <w:pStyle w:val="23"/>
      </w:pPr>
      <w:proofErr w:type="spellStart"/>
      <w:r>
        <w:rPr>
          <w:rFonts w:hint="eastAsia"/>
        </w:rPr>
        <w:lastRenderedPageBreak/>
        <w:t>入侵管道</w:t>
      </w:r>
      <w:proofErr w:type="spellEnd"/>
    </w:p>
    <w:p w14:paraId="25C34075" w14:textId="77777777" w:rsidR="00A6495E" w:rsidRDefault="00A6495E" w:rsidP="00A6495E">
      <w:pPr>
        <w:pStyle w:val="23"/>
      </w:pPr>
      <w:proofErr w:type="spellStart"/>
      <w:r>
        <w:rPr>
          <w:rFonts w:hint="eastAsia"/>
        </w:rPr>
        <w:t>事件說明</w:t>
      </w:r>
      <w:proofErr w:type="spellEnd"/>
    </w:p>
    <w:p w14:paraId="5CCD7E69" w14:textId="1D832FEA" w:rsidR="00A6495E" w:rsidRDefault="00A6495E" w:rsidP="00A6495E">
      <w:pPr>
        <w:pStyle w:val="23"/>
      </w:pPr>
      <w:proofErr w:type="spellStart"/>
      <w:r>
        <w:rPr>
          <w:rFonts w:hint="eastAsia"/>
        </w:rPr>
        <w:t>建議處理措施</w:t>
      </w:r>
      <w:proofErr w:type="spellEnd"/>
    </w:p>
    <w:p w14:paraId="4CD1DDDA" w14:textId="02A3D6FF" w:rsidR="00A6495E" w:rsidRDefault="00A6495E" w:rsidP="00A6495E">
      <w:pPr>
        <w:pStyle w:val="affff5"/>
      </w:pPr>
      <w:bookmarkStart w:id="227" w:name="_Toc119583037"/>
      <w:r>
        <w:rPr>
          <w:rFonts w:hint="eastAsia"/>
          <w:lang w:eastAsia="zh-TW"/>
        </w:rPr>
        <w:t>電話通報</w:t>
      </w:r>
      <w:bookmarkEnd w:id="227"/>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6374"/>
      </w:tblGrid>
      <w:tr w:rsidR="006E2457" w:rsidRPr="00910086" w14:paraId="60FD5D53" w14:textId="77777777" w:rsidTr="007301A0">
        <w:trPr>
          <w:trHeight w:val="383"/>
          <w:tblHeader/>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6A1044A" w14:textId="77777777" w:rsidR="006E2457" w:rsidRPr="00910086" w:rsidRDefault="006E2457" w:rsidP="00EE7C3F">
            <w:pPr>
              <w:spacing w:line="360" w:lineRule="auto"/>
              <w:jc w:val="center"/>
              <w:rPr>
                <w:rFonts w:ascii="標楷體" w:hAnsi="標楷體"/>
                <w:b/>
              </w:rPr>
            </w:pPr>
            <w:r w:rsidRPr="00910086">
              <w:rPr>
                <w:rFonts w:ascii="標楷體" w:hAnsi="標楷體"/>
                <w:b/>
              </w:rPr>
              <w:t>通報層級</w:t>
            </w:r>
          </w:p>
        </w:tc>
        <w:tc>
          <w:tcPr>
            <w:tcW w:w="63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A2E659E" w14:textId="77777777" w:rsidR="006E2457" w:rsidRPr="00910086" w:rsidRDefault="006E2457" w:rsidP="00EE7C3F">
            <w:pPr>
              <w:spacing w:line="360" w:lineRule="auto"/>
              <w:jc w:val="center"/>
              <w:rPr>
                <w:rFonts w:ascii="標楷體" w:hAnsi="標楷體"/>
                <w:b/>
              </w:rPr>
            </w:pPr>
            <w:r w:rsidRPr="00910086">
              <w:rPr>
                <w:rFonts w:ascii="標楷體" w:hAnsi="標楷體"/>
                <w:b/>
              </w:rPr>
              <w:t>通報對象</w:t>
            </w:r>
          </w:p>
        </w:tc>
      </w:tr>
      <w:tr w:rsidR="006E2457" w:rsidRPr="00910086" w14:paraId="4A74DFE1" w14:textId="77777777" w:rsidTr="007301A0">
        <w:trPr>
          <w:trHeight w:val="1259"/>
          <w:tblHeade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72F22DF6" w14:textId="299990A1" w:rsidR="006E2457" w:rsidRPr="00910086" w:rsidRDefault="006E2457" w:rsidP="00EE7C3F">
            <w:pPr>
              <w:spacing w:line="360" w:lineRule="auto"/>
              <w:rPr>
                <w:rFonts w:ascii="標楷體" w:hAnsi="標楷體"/>
              </w:rPr>
            </w:pPr>
            <w:r w:rsidRPr="00910086">
              <w:rPr>
                <w:rFonts w:ascii="標楷體" w:hAnsi="標楷體"/>
              </w:rPr>
              <w:t>高風險事件</w:t>
            </w:r>
          </w:p>
        </w:tc>
        <w:tc>
          <w:tcPr>
            <w:tcW w:w="6374" w:type="dxa"/>
            <w:tcBorders>
              <w:top w:val="single" w:sz="4" w:space="0" w:color="auto"/>
              <w:left w:val="single" w:sz="4" w:space="0" w:color="auto"/>
              <w:bottom w:val="single" w:sz="4" w:space="0" w:color="auto"/>
              <w:right w:val="single" w:sz="4" w:space="0" w:color="auto"/>
            </w:tcBorders>
            <w:hideMark/>
          </w:tcPr>
          <w:p w14:paraId="4FDA3D63" w14:textId="76DF3D98" w:rsidR="006E2457" w:rsidRPr="00910086" w:rsidRDefault="006E2457" w:rsidP="00B03B9C">
            <w:pPr>
              <w:numPr>
                <w:ilvl w:val="0"/>
                <w:numId w:val="34"/>
              </w:numPr>
              <w:spacing w:line="360" w:lineRule="auto"/>
              <w:textAlignment w:val="auto"/>
              <w:rPr>
                <w:rFonts w:ascii="標楷體" w:hAnsi="標楷體"/>
              </w:rPr>
            </w:pPr>
            <w:r w:rsidRPr="00910086">
              <w:rPr>
                <w:rFonts w:ascii="標楷體" w:hAnsi="標楷體"/>
              </w:rPr>
              <w:t>循環通知到第一位即可</w:t>
            </w:r>
          </w:p>
          <w:p w14:paraId="4737675E" w14:textId="5DDD74AC" w:rsidR="006E2457" w:rsidRDefault="006E2457" w:rsidP="008908E3">
            <w:pPr>
              <w:spacing w:line="360" w:lineRule="auto"/>
              <w:ind w:firstLineChars="100" w:firstLine="280"/>
              <w:rPr>
                <w:rFonts w:ascii="標楷體" w:hAnsi="標楷體"/>
              </w:rPr>
            </w:pPr>
            <w:r w:rsidRPr="00910086">
              <w:rPr>
                <w:rFonts w:ascii="標楷體" w:hAnsi="標楷體"/>
              </w:rPr>
              <w:t>第一聯絡人</w:t>
            </w:r>
            <w:r w:rsidRPr="00910086">
              <w:rPr>
                <w:rFonts w:ascii="標楷體" w:hAnsi="標楷體"/>
              </w:rPr>
              <w:sym w:font="Wingdings" w:char="F0E8"/>
            </w:r>
            <w:r w:rsidRPr="00910086">
              <w:rPr>
                <w:rFonts w:ascii="標楷體" w:hAnsi="標楷體"/>
              </w:rPr>
              <w:t>第二聯絡人</w:t>
            </w:r>
            <w:r w:rsidRPr="00910086">
              <w:rPr>
                <w:rFonts w:ascii="標楷體" w:hAnsi="標楷體"/>
              </w:rPr>
              <w:sym w:font="Wingdings" w:char="F0E8"/>
            </w:r>
            <w:r w:rsidRPr="00910086">
              <w:rPr>
                <w:rFonts w:ascii="標楷體" w:hAnsi="標楷體"/>
              </w:rPr>
              <w:t>第</w:t>
            </w:r>
            <w:r w:rsidRPr="00910086">
              <w:rPr>
                <w:rFonts w:ascii="標楷體" w:hAnsi="標楷體" w:hint="eastAsia"/>
              </w:rPr>
              <w:t>一</w:t>
            </w:r>
            <w:r w:rsidRPr="00910086">
              <w:rPr>
                <w:rFonts w:ascii="標楷體" w:hAnsi="標楷體"/>
              </w:rPr>
              <w:t>聯絡人</w:t>
            </w:r>
            <w:r w:rsidR="007301A0">
              <w:rPr>
                <w:rFonts w:ascii="標楷體" w:hAnsi="標楷體"/>
              </w:rPr>
              <w:t>…</w:t>
            </w:r>
            <w:proofErr w:type="gramStart"/>
            <w:r w:rsidR="007301A0">
              <w:rPr>
                <w:rFonts w:ascii="標楷體" w:hAnsi="標楷體"/>
              </w:rPr>
              <w:t>…</w:t>
            </w:r>
            <w:proofErr w:type="gramEnd"/>
          </w:p>
          <w:p w14:paraId="0D7CAEC5" w14:textId="6FD67EE6" w:rsidR="007301A0" w:rsidRDefault="007301A0" w:rsidP="00B03B9C">
            <w:pPr>
              <w:numPr>
                <w:ilvl w:val="0"/>
                <w:numId w:val="34"/>
              </w:numPr>
              <w:textAlignment w:val="auto"/>
              <w:rPr>
                <w:rFonts w:ascii="標楷體" w:hAnsi="標楷體"/>
              </w:rPr>
            </w:pPr>
            <w:r w:rsidRPr="00910086">
              <w:rPr>
                <w:rFonts w:ascii="標楷體" w:hAnsi="標楷體"/>
              </w:rPr>
              <w:t>第一聯絡人</w:t>
            </w:r>
          </w:p>
          <w:p w14:paraId="57752692" w14:textId="149BF455" w:rsidR="005B1D15" w:rsidRDefault="007301A0" w:rsidP="008908E3">
            <w:pPr>
              <w:spacing w:line="360" w:lineRule="auto"/>
              <w:ind w:firstLineChars="100" w:firstLine="280"/>
              <w:rPr>
                <w:rFonts w:ascii="標楷體" w:hAnsi="標楷體"/>
              </w:rPr>
            </w:pPr>
            <w:r>
              <w:rPr>
                <w:rFonts w:ascii="標楷體" w:hAnsi="標楷體" w:hint="eastAsia"/>
              </w:rPr>
              <w:t>姓名：</w:t>
            </w:r>
            <w:ins w:id="228" w:author="傅駿勳" w:date="2022-12-14T16:41:00Z">
              <w:r w:rsidR="00B118F5">
                <w:rPr>
                  <w:rFonts w:ascii="標楷體" w:hAnsi="標楷體" w:hint="eastAsia"/>
                </w:rPr>
                <w:t>傅駿勳</w:t>
              </w:r>
            </w:ins>
          </w:p>
          <w:p w14:paraId="31412BF3" w14:textId="6AD54A9B" w:rsidR="007301A0" w:rsidRDefault="007301A0" w:rsidP="008908E3">
            <w:pPr>
              <w:spacing w:line="360" w:lineRule="auto"/>
              <w:ind w:firstLineChars="100" w:firstLine="280"/>
              <w:rPr>
                <w:rFonts w:ascii="標楷體" w:hAnsi="標楷體"/>
              </w:rPr>
            </w:pPr>
            <w:r>
              <w:rPr>
                <w:rFonts w:ascii="標楷體" w:hAnsi="標楷體" w:hint="eastAsia"/>
              </w:rPr>
              <w:t>行動電話：</w:t>
            </w:r>
            <w:ins w:id="229" w:author="傅駿勳" w:date="2022-12-14T16:41:00Z">
              <w:r w:rsidR="00B118F5">
                <w:rPr>
                  <w:rFonts w:ascii="標楷體" w:hAnsi="標楷體" w:hint="eastAsia"/>
                </w:rPr>
                <w:t>0988-293-213</w:t>
              </w:r>
            </w:ins>
          </w:p>
          <w:p w14:paraId="493C816B" w14:textId="795542D0" w:rsidR="007301A0" w:rsidRPr="00910086" w:rsidRDefault="007301A0" w:rsidP="007301A0">
            <w:pPr>
              <w:spacing w:line="360" w:lineRule="auto"/>
              <w:ind w:firstLineChars="100" w:firstLine="280"/>
              <w:rPr>
                <w:rFonts w:ascii="標楷體" w:hAnsi="標楷體"/>
              </w:rPr>
            </w:pPr>
            <w:r>
              <w:rPr>
                <w:rFonts w:ascii="標楷體" w:hAnsi="標楷體" w:hint="eastAsia"/>
              </w:rPr>
              <w:t>市內電話：</w:t>
            </w:r>
            <w:ins w:id="230" w:author="傅駿勳" w:date="2022-12-14T16:41:00Z">
              <w:r w:rsidR="00B118F5">
                <w:rPr>
                  <w:rFonts w:ascii="標楷體" w:hAnsi="標楷體" w:hint="eastAsia"/>
                </w:rPr>
                <w:t>02-2561-2144#678</w:t>
              </w:r>
            </w:ins>
          </w:p>
          <w:p w14:paraId="190E90CA" w14:textId="4992305A" w:rsidR="007301A0" w:rsidRDefault="007301A0" w:rsidP="00B03B9C">
            <w:pPr>
              <w:numPr>
                <w:ilvl w:val="0"/>
                <w:numId w:val="34"/>
              </w:numPr>
              <w:textAlignment w:val="auto"/>
              <w:rPr>
                <w:rFonts w:ascii="標楷體" w:hAnsi="標楷體"/>
              </w:rPr>
            </w:pPr>
            <w:r w:rsidRPr="00910086">
              <w:rPr>
                <w:rFonts w:ascii="標楷體" w:hAnsi="標楷體"/>
              </w:rPr>
              <w:t>第</w:t>
            </w:r>
            <w:r>
              <w:rPr>
                <w:rFonts w:ascii="標楷體" w:hAnsi="標楷體" w:hint="eastAsia"/>
              </w:rPr>
              <w:t>二</w:t>
            </w:r>
            <w:r w:rsidRPr="00910086">
              <w:rPr>
                <w:rFonts w:ascii="標楷體" w:hAnsi="標楷體"/>
              </w:rPr>
              <w:t>聯絡人</w:t>
            </w:r>
          </w:p>
          <w:p w14:paraId="5ED5512D" w14:textId="1E552CC4" w:rsidR="007301A0" w:rsidRDefault="007301A0" w:rsidP="007301A0">
            <w:pPr>
              <w:spacing w:line="360" w:lineRule="auto"/>
              <w:ind w:firstLineChars="100" w:firstLine="280"/>
              <w:rPr>
                <w:rFonts w:ascii="標楷體" w:hAnsi="標楷體"/>
              </w:rPr>
            </w:pPr>
            <w:r>
              <w:rPr>
                <w:rFonts w:ascii="標楷體" w:hAnsi="標楷體" w:hint="eastAsia"/>
              </w:rPr>
              <w:t>姓名：</w:t>
            </w:r>
            <w:proofErr w:type="gramStart"/>
            <w:ins w:id="231" w:author="傅駿勳" w:date="2022-12-14T16:41:00Z">
              <w:r w:rsidR="00B118F5">
                <w:rPr>
                  <w:rFonts w:ascii="標楷體" w:hAnsi="標楷體" w:hint="eastAsia"/>
                </w:rPr>
                <w:t>陳乙棋</w:t>
              </w:r>
            </w:ins>
            <w:proofErr w:type="gramEnd"/>
          </w:p>
          <w:p w14:paraId="3898033D" w14:textId="1DE44725" w:rsidR="007301A0" w:rsidRDefault="007301A0" w:rsidP="007301A0">
            <w:pPr>
              <w:spacing w:line="360" w:lineRule="auto"/>
              <w:ind w:firstLineChars="100" w:firstLine="280"/>
              <w:rPr>
                <w:rFonts w:ascii="標楷體" w:hAnsi="標楷體"/>
              </w:rPr>
            </w:pPr>
            <w:r>
              <w:rPr>
                <w:rFonts w:ascii="標楷體" w:hAnsi="標楷體" w:hint="eastAsia"/>
              </w:rPr>
              <w:t>行動電話：</w:t>
            </w:r>
            <w:ins w:id="232" w:author="傅駿勳" w:date="2022-12-14T16:41:00Z">
              <w:r w:rsidR="00B118F5">
                <w:rPr>
                  <w:rFonts w:ascii="標楷體" w:hAnsi="標楷體" w:hint="eastAsia"/>
                </w:rPr>
                <w:t>09</w:t>
              </w:r>
            </w:ins>
            <w:ins w:id="233" w:author="傅駿勳" w:date="2022-12-14T16:43:00Z">
              <w:r w:rsidR="00B118F5">
                <w:rPr>
                  <w:rFonts w:ascii="標楷體" w:hAnsi="標楷體" w:hint="eastAsia"/>
                </w:rPr>
                <w:t>38-486-520</w:t>
              </w:r>
            </w:ins>
          </w:p>
          <w:p w14:paraId="3AC11779" w14:textId="12E7F568" w:rsidR="007301A0" w:rsidRPr="00910086" w:rsidRDefault="007301A0" w:rsidP="007301A0">
            <w:pPr>
              <w:spacing w:line="360" w:lineRule="auto"/>
              <w:ind w:firstLineChars="100" w:firstLine="280"/>
              <w:rPr>
                <w:rFonts w:ascii="標楷體" w:hAnsi="標楷體"/>
              </w:rPr>
            </w:pPr>
            <w:r>
              <w:rPr>
                <w:rFonts w:ascii="標楷體" w:hAnsi="標楷體" w:hint="eastAsia"/>
              </w:rPr>
              <w:t>市內電話：</w:t>
            </w:r>
            <w:ins w:id="234" w:author="傅駿勳" w:date="2022-12-14T16:41:00Z">
              <w:r w:rsidR="00B118F5">
                <w:rPr>
                  <w:rFonts w:ascii="標楷體" w:hAnsi="標楷體" w:hint="eastAsia"/>
                </w:rPr>
                <w:t>02-2561-2144#680</w:t>
              </w:r>
            </w:ins>
          </w:p>
          <w:p w14:paraId="3B15B2B0" w14:textId="5CA80DB6" w:rsidR="00324A6B" w:rsidRPr="00910086" w:rsidRDefault="00324A6B" w:rsidP="008908E3">
            <w:pPr>
              <w:spacing w:line="360" w:lineRule="auto"/>
              <w:ind w:firstLineChars="100" w:firstLine="280"/>
              <w:rPr>
                <w:rFonts w:ascii="標楷體" w:hAnsi="標楷體"/>
              </w:rPr>
            </w:pPr>
            <w:del w:id="235" w:author="傅駿勳" w:date="2022-12-14T16:41:00Z">
              <w:r w:rsidRPr="00324A6B" w:rsidDel="00B118F5">
                <w:rPr>
                  <w:rFonts w:ascii="標楷體" w:hAnsi="標楷體" w:hint="eastAsia"/>
                  <w:color w:val="FF0000"/>
                  <w:highlight w:val="yellow"/>
                </w:rPr>
                <w:delText>請公會提供</w:delText>
              </w:r>
            </w:del>
          </w:p>
        </w:tc>
      </w:tr>
    </w:tbl>
    <w:p w14:paraId="3ABBA6B2" w14:textId="77777777" w:rsidR="007301A0" w:rsidRDefault="007301A0" w:rsidP="007301A0">
      <w:pPr>
        <w:pStyle w:val="ab"/>
        <w:numPr>
          <w:ilvl w:val="0"/>
          <w:numId w:val="0"/>
        </w:numPr>
        <w:ind w:left="900"/>
      </w:pPr>
    </w:p>
    <w:p w14:paraId="4E45508C" w14:textId="0F90A2A1" w:rsidR="006E2457" w:rsidRDefault="006E2457" w:rsidP="006E2457">
      <w:pPr>
        <w:pStyle w:val="ab"/>
      </w:pPr>
      <w:bookmarkStart w:id="236" w:name="_Toc119583038"/>
      <w:proofErr w:type="spellStart"/>
      <w:r w:rsidRPr="006E2457">
        <w:rPr>
          <w:rFonts w:hint="eastAsia"/>
        </w:rPr>
        <w:t>MDR</w:t>
      </w:r>
      <w:r w:rsidRPr="006E2457">
        <w:rPr>
          <w:rFonts w:hint="eastAsia"/>
        </w:rPr>
        <w:t>服務反應時間</w:t>
      </w:r>
      <w:bookmarkEnd w:id="236"/>
      <w:proofErr w:type="spellEnd"/>
    </w:p>
    <w:p w14:paraId="4A4AFADC" w14:textId="4CD52A12" w:rsidR="006E2457" w:rsidRDefault="006E2457" w:rsidP="006E2457">
      <w:pPr>
        <w:pStyle w:val="aff5"/>
      </w:pPr>
      <w:r w:rsidRPr="006E2457">
        <w:rPr>
          <w:rFonts w:hint="eastAsia"/>
        </w:rPr>
        <w:t>MDR</w:t>
      </w:r>
      <w:r w:rsidRPr="006E2457">
        <w:rPr>
          <w:rFonts w:hint="eastAsia"/>
        </w:rPr>
        <w:t>擁有每日</w:t>
      </w:r>
      <w:r w:rsidRPr="006E2457">
        <w:rPr>
          <w:rFonts w:hint="eastAsia"/>
        </w:rPr>
        <w:t xml:space="preserve">24 </w:t>
      </w:r>
      <w:r w:rsidRPr="006E2457">
        <w:rPr>
          <w:rFonts w:hint="eastAsia"/>
        </w:rPr>
        <w:t>小時全年無休之</w:t>
      </w:r>
      <w:r w:rsidRPr="006E2457">
        <w:rPr>
          <w:rFonts w:hint="eastAsia"/>
        </w:rPr>
        <w:t>SOC</w:t>
      </w:r>
      <w:r w:rsidRPr="006E2457">
        <w:rPr>
          <w:rFonts w:hint="eastAsia"/>
        </w:rPr>
        <w:t>專職輪班人員監控設備運作及完整的</w:t>
      </w:r>
      <w:r w:rsidRPr="006E2457">
        <w:rPr>
          <w:rFonts w:hint="eastAsia"/>
        </w:rPr>
        <w:t>MDR</w:t>
      </w:r>
      <w:r w:rsidRPr="006E2457">
        <w:rPr>
          <w:rFonts w:hint="eastAsia"/>
        </w:rPr>
        <w:t>服務監控流程管理制度，落實執行所有控管與改善措施。</w:t>
      </w:r>
      <w:r w:rsidRPr="006E2457">
        <w:rPr>
          <w:rFonts w:hint="eastAsia"/>
        </w:rPr>
        <w:t>MDR</w:t>
      </w:r>
      <w:r w:rsidRPr="006E2457">
        <w:rPr>
          <w:rFonts w:hint="eastAsia"/>
        </w:rPr>
        <w:t>服務反應時間如詳細內容請參考如</w:t>
      </w:r>
      <w:ins w:id="237" w:author="姜 廷儒" w:date="2022-12-16T11:54:00Z">
        <w:r w:rsidR="000B1222">
          <w:rPr>
            <w:rFonts w:hint="eastAsia"/>
            <w:lang w:eastAsia="zh-TW"/>
          </w:rPr>
          <w:t>表</w:t>
        </w:r>
        <w:r w:rsidR="000B1222">
          <w:rPr>
            <w:rFonts w:hint="eastAsia"/>
            <w:lang w:eastAsia="zh-TW"/>
          </w:rPr>
          <w:t>2</w:t>
        </w:r>
      </w:ins>
      <w:del w:id="238" w:author="姜 廷儒" w:date="2022-12-16T11:54:00Z">
        <w:r w:rsidRPr="006E2457" w:rsidDel="00420886">
          <w:rPr>
            <w:rFonts w:hint="eastAsia"/>
          </w:rPr>
          <w:delText>下圖</w:delText>
        </w:r>
      </w:del>
      <w:r w:rsidRPr="006E2457">
        <w:rPr>
          <w:rFonts w:hint="eastAsia"/>
        </w:rPr>
        <w:t>。</w:t>
      </w:r>
    </w:p>
    <w:p w14:paraId="3BF3240F" w14:textId="77777777" w:rsidR="00097B99" w:rsidRDefault="00097B99">
      <w:pPr>
        <w:widowControl/>
        <w:textAlignment w:val="auto"/>
        <w:rPr>
          <w:ins w:id="239" w:author="姜 廷儒" w:date="2022-12-17T21:56:00Z"/>
        </w:rPr>
      </w:pPr>
      <w:ins w:id="240" w:author="姜 廷儒" w:date="2022-12-17T21:56:00Z">
        <w:r>
          <w:br w:type="page"/>
        </w:r>
      </w:ins>
    </w:p>
    <w:p w14:paraId="6F801448" w14:textId="714D423D" w:rsidR="00897511" w:rsidRPr="009E0433" w:rsidRDefault="00897511" w:rsidP="006E48AB">
      <w:pPr>
        <w:jc w:val="center"/>
        <w:rPr>
          <w:lang w:val="x-none" w:eastAsia="x-none"/>
        </w:rPr>
      </w:pPr>
      <w:r w:rsidRPr="009E0433">
        <w:rPr>
          <w:rFonts w:hint="eastAsia"/>
        </w:rPr>
        <w:lastRenderedPageBreak/>
        <w:t>表</w:t>
      </w:r>
      <w:r w:rsidRPr="009E0433">
        <w:rPr>
          <w:rFonts w:hint="eastAsia"/>
        </w:rPr>
        <w:t xml:space="preserve"> </w:t>
      </w:r>
      <w:r w:rsidRPr="009E0433">
        <w:fldChar w:fldCharType="begin"/>
      </w:r>
      <w:r w:rsidRPr="009E0433">
        <w:instrText xml:space="preserve"> </w:instrText>
      </w:r>
      <w:r w:rsidRPr="009E0433">
        <w:rPr>
          <w:rFonts w:hint="eastAsia"/>
        </w:rPr>
        <w:instrText xml:space="preserve">SEQ </w:instrText>
      </w:r>
      <w:r w:rsidRPr="009E0433">
        <w:rPr>
          <w:rFonts w:hint="eastAsia"/>
        </w:rPr>
        <w:instrText>表</w:instrText>
      </w:r>
      <w:r w:rsidRPr="009E0433">
        <w:rPr>
          <w:rFonts w:hint="eastAsia"/>
        </w:rPr>
        <w:instrText xml:space="preserve"> \* ARABIC</w:instrText>
      </w:r>
      <w:r w:rsidRPr="009E0433">
        <w:instrText xml:space="preserve"> </w:instrText>
      </w:r>
      <w:r w:rsidRPr="009E0433">
        <w:fldChar w:fldCharType="separate"/>
      </w:r>
      <w:r w:rsidR="00AC74FA">
        <w:rPr>
          <w:noProof/>
        </w:rPr>
        <w:t>2</w:t>
      </w:r>
      <w:r w:rsidRPr="009E0433">
        <w:fldChar w:fldCharType="end"/>
      </w:r>
      <w:r w:rsidRPr="009E0433">
        <w:rPr>
          <w:rFonts w:hint="eastAsia"/>
        </w:rPr>
        <w:t>、</w:t>
      </w:r>
      <w:r w:rsidRPr="009E0433">
        <w:rPr>
          <w:rFonts w:hint="eastAsia"/>
        </w:rPr>
        <w:t>MDR</w:t>
      </w:r>
      <w:proofErr w:type="gramStart"/>
      <w:r w:rsidRPr="009E0433">
        <w:rPr>
          <w:rFonts w:hint="eastAsia"/>
        </w:rPr>
        <w:t>服務資安事件</w:t>
      </w:r>
      <w:proofErr w:type="gramEnd"/>
      <w:r w:rsidRPr="009E0433">
        <w:rPr>
          <w:rFonts w:hint="eastAsia"/>
        </w:rPr>
        <w:t>反應（應變回覆）時間說明表</w:t>
      </w:r>
    </w:p>
    <w:tbl>
      <w:tblPr>
        <w:tblW w:w="10129" w:type="dxa"/>
        <w:tblCellMar>
          <w:left w:w="28" w:type="dxa"/>
          <w:right w:w="28" w:type="dxa"/>
        </w:tblCellMar>
        <w:tblLook w:val="04A0" w:firstRow="1" w:lastRow="0" w:firstColumn="1" w:lastColumn="0" w:noHBand="0" w:noVBand="1"/>
        <w:tblPrChange w:id="241" w:author="姜 廷儒" w:date="2022-12-16T11:55:00Z">
          <w:tblPr>
            <w:tblW w:w="10129" w:type="dxa"/>
            <w:tblCellMar>
              <w:left w:w="28" w:type="dxa"/>
              <w:right w:w="28" w:type="dxa"/>
            </w:tblCellMar>
            <w:tblLook w:val="04A0" w:firstRow="1" w:lastRow="0" w:firstColumn="1" w:lastColumn="0" w:noHBand="0" w:noVBand="1"/>
          </w:tblPr>
        </w:tblPrChange>
      </w:tblPr>
      <w:tblGrid>
        <w:gridCol w:w="1740"/>
        <w:gridCol w:w="2508"/>
        <w:gridCol w:w="1686"/>
        <w:gridCol w:w="4195"/>
        <w:tblGridChange w:id="242">
          <w:tblGrid>
            <w:gridCol w:w="1740"/>
            <w:gridCol w:w="2720"/>
            <w:gridCol w:w="1474"/>
            <w:gridCol w:w="4195"/>
          </w:tblGrid>
        </w:tblGridChange>
      </w:tblGrid>
      <w:tr w:rsidR="0013307D" w:rsidRPr="0013307D" w14:paraId="599FA434" w14:textId="77777777" w:rsidTr="00B560AF">
        <w:trPr>
          <w:trHeight w:val="492"/>
          <w:trPrChange w:id="243" w:author="姜 廷儒" w:date="2022-12-16T11:55:00Z">
            <w:trPr>
              <w:trHeight w:val="492"/>
            </w:trPr>
          </w:trPrChange>
        </w:trPr>
        <w:tc>
          <w:tcPr>
            <w:tcW w:w="1740" w:type="dxa"/>
            <w:tcBorders>
              <w:top w:val="single" w:sz="4" w:space="0" w:color="auto"/>
              <w:left w:val="single" w:sz="4" w:space="0" w:color="auto"/>
              <w:bottom w:val="single" w:sz="4" w:space="0" w:color="auto"/>
              <w:right w:val="single" w:sz="4" w:space="0" w:color="auto"/>
            </w:tcBorders>
            <w:shd w:val="clear" w:color="000000" w:fill="D9D9D9"/>
            <w:vAlign w:val="center"/>
            <w:hideMark/>
            <w:tcPrChange w:id="244" w:author="姜 廷儒" w:date="2022-12-16T11:55:00Z">
              <w:tcPr>
                <w:tcW w:w="1740" w:type="dxa"/>
                <w:tcBorders>
                  <w:top w:val="single" w:sz="4" w:space="0" w:color="auto"/>
                  <w:left w:val="single" w:sz="4" w:space="0" w:color="auto"/>
                  <w:bottom w:val="single" w:sz="4" w:space="0" w:color="auto"/>
                  <w:right w:val="single" w:sz="4" w:space="0" w:color="auto"/>
                </w:tcBorders>
                <w:shd w:val="clear" w:color="000000" w:fill="D9D9D9"/>
                <w:vAlign w:val="center"/>
                <w:hideMark/>
              </w:tcPr>
            </w:tcPrChange>
          </w:tcPr>
          <w:p w14:paraId="0E20C9BB" w14:textId="77777777" w:rsidR="0013307D" w:rsidRPr="0013307D" w:rsidRDefault="0013307D" w:rsidP="0013307D">
            <w:pPr>
              <w:widowControl/>
              <w:jc w:val="center"/>
              <w:textAlignment w:val="auto"/>
              <w:rPr>
                <w:rFonts w:ascii="標楷體" w:hAnsi="標楷體" w:cs="新細明體"/>
                <w:b/>
                <w:bCs/>
                <w:color w:val="000000"/>
                <w:kern w:val="0"/>
                <w:sz w:val="24"/>
              </w:rPr>
            </w:pPr>
            <w:r w:rsidRPr="0013307D">
              <w:rPr>
                <w:rFonts w:ascii="標楷體" w:hAnsi="標楷體" w:cs="新細明體" w:hint="eastAsia"/>
                <w:b/>
                <w:bCs/>
                <w:color w:val="000000"/>
                <w:kern w:val="0"/>
                <w:sz w:val="24"/>
              </w:rPr>
              <w:t>服務功能</w:t>
            </w:r>
          </w:p>
        </w:tc>
        <w:tc>
          <w:tcPr>
            <w:tcW w:w="2508" w:type="dxa"/>
            <w:tcBorders>
              <w:top w:val="single" w:sz="4" w:space="0" w:color="auto"/>
              <w:left w:val="nil"/>
              <w:bottom w:val="single" w:sz="4" w:space="0" w:color="auto"/>
              <w:right w:val="single" w:sz="4" w:space="0" w:color="auto"/>
            </w:tcBorders>
            <w:shd w:val="clear" w:color="000000" w:fill="D9D9D9"/>
            <w:vAlign w:val="center"/>
            <w:hideMark/>
            <w:tcPrChange w:id="245" w:author="姜 廷儒" w:date="2022-12-16T11:55:00Z">
              <w:tcPr>
                <w:tcW w:w="2720" w:type="dxa"/>
                <w:tcBorders>
                  <w:top w:val="single" w:sz="4" w:space="0" w:color="auto"/>
                  <w:left w:val="nil"/>
                  <w:bottom w:val="single" w:sz="4" w:space="0" w:color="auto"/>
                  <w:right w:val="single" w:sz="4" w:space="0" w:color="auto"/>
                </w:tcBorders>
                <w:shd w:val="clear" w:color="000000" w:fill="D9D9D9"/>
                <w:vAlign w:val="center"/>
                <w:hideMark/>
              </w:tcPr>
            </w:tcPrChange>
          </w:tcPr>
          <w:p w14:paraId="1AE7CD66" w14:textId="77777777" w:rsidR="0013307D" w:rsidRPr="0013307D" w:rsidRDefault="0013307D" w:rsidP="0013307D">
            <w:pPr>
              <w:widowControl/>
              <w:jc w:val="center"/>
              <w:textAlignment w:val="auto"/>
              <w:rPr>
                <w:rFonts w:ascii="標楷體" w:hAnsi="標楷體" w:cs="新細明體"/>
                <w:b/>
                <w:bCs/>
                <w:color w:val="000000"/>
                <w:kern w:val="0"/>
                <w:sz w:val="24"/>
              </w:rPr>
            </w:pPr>
            <w:r w:rsidRPr="0013307D">
              <w:rPr>
                <w:rFonts w:ascii="標楷體" w:hAnsi="標楷體" w:cs="新細明體" w:hint="eastAsia"/>
                <w:b/>
                <w:bCs/>
                <w:color w:val="000000"/>
                <w:kern w:val="0"/>
                <w:sz w:val="24"/>
              </w:rPr>
              <w:t>描述</w:t>
            </w:r>
          </w:p>
        </w:tc>
        <w:tc>
          <w:tcPr>
            <w:tcW w:w="1686" w:type="dxa"/>
            <w:tcBorders>
              <w:top w:val="single" w:sz="4" w:space="0" w:color="auto"/>
              <w:left w:val="nil"/>
              <w:bottom w:val="single" w:sz="4" w:space="0" w:color="auto"/>
              <w:right w:val="single" w:sz="4" w:space="0" w:color="auto"/>
            </w:tcBorders>
            <w:shd w:val="clear" w:color="000000" w:fill="D9D9D9"/>
            <w:vAlign w:val="center"/>
            <w:hideMark/>
            <w:tcPrChange w:id="246" w:author="姜 廷儒" w:date="2022-12-16T11:55:00Z">
              <w:tcPr>
                <w:tcW w:w="1474" w:type="dxa"/>
                <w:tcBorders>
                  <w:top w:val="single" w:sz="4" w:space="0" w:color="auto"/>
                  <w:left w:val="nil"/>
                  <w:bottom w:val="single" w:sz="4" w:space="0" w:color="auto"/>
                  <w:right w:val="single" w:sz="4" w:space="0" w:color="auto"/>
                </w:tcBorders>
                <w:shd w:val="clear" w:color="000000" w:fill="D9D9D9"/>
                <w:vAlign w:val="center"/>
                <w:hideMark/>
              </w:tcPr>
            </w:tcPrChange>
          </w:tcPr>
          <w:p w14:paraId="49BF79F3" w14:textId="77777777" w:rsidR="0013307D" w:rsidRPr="0013307D" w:rsidRDefault="0013307D" w:rsidP="0013307D">
            <w:pPr>
              <w:widowControl/>
              <w:jc w:val="center"/>
              <w:textAlignment w:val="auto"/>
              <w:rPr>
                <w:rFonts w:ascii="標楷體" w:hAnsi="標楷體" w:cs="新細明體"/>
                <w:b/>
                <w:bCs/>
                <w:color w:val="000000"/>
                <w:kern w:val="0"/>
                <w:sz w:val="24"/>
              </w:rPr>
            </w:pPr>
            <w:r w:rsidRPr="0013307D">
              <w:rPr>
                <w:rFonts w:ascii="標楷體" w:hAnsi="標楷體" w:cs="新細明體" w:hint="eastAsia"/>
                <w:b/>
                <w:bCs/>
                <w:color w:val="000000"/>
                <w:kern w:val="0"/>
                <w:sz w:val="24"/>
              </w:rPr>
              <w:t>服務反應時間</w:t>
            </w:r>
          </w:p>
        </w:tc>
        <w:tc>
          <w:tcPr>
            <w:tcW w:w="4195" w:type="dxa"/>
            <w:tcBorders>
              <w:top w:val="single" w:sz="4" w:space="0" w:color="auto"/>
              <w:left w:val="nil"/>
              <w:bottom w:val="single" w:sz="4" w:space="0" w:color="auto"/>
              <w:right w:val="single" w:sz="4" w:space="0" w:color="auto"/>
            </w:tcBorders>
            <w:shd w:val="clear" w:color="000000" w:fill="D9D9D9"/>
            <w:vAlign w:val="center"/>
            <w:hideMark/>
            <w:tcPrChange w:id="247" w:author="姜 廷儒" w:date="2022-12-16T11:55:00Z">
              <w:tcPr>
                <w:tcW w:w="4195" w:type="dxa"/>
                <w:tcBorders>
                  <w:top w:val="single" w:sz="4" w:space="0" w:color="auto"/>
                  <w:left w:val="nil"/>
                  <w:bottom w:val="single" w:sz="4" w:space="0" w:color="auto"/>
                  <w:right w:val="single" w:sz="4" w:space="0" w:color="auto"/>
                </w:tcBorders>
                <w:shd w:val="clear" w:color="000000" w:fill="D9D9D9"/>
                <w:vAlign w:val="center"/>
                <w:hideMark/>
              </w:tcPr>
            </w:tcPrChange>
          </w:tcPr>
          <w:p w14:paraId="51B64C72" w14:textId="77777777" w:rsidR="0013307D" w:rsidRPr="0013307D" w:rsidRDefault="0013307D" w:rsidP="0013307D">
            <w:pPr>
              <w:widowControl/>
              <w:jc w:val="center"/>
              <w:textAlignment w:val="auto"/>
              <w:rPr>
                <w:rFonts w:ascii="標楷體" w:hAnsi="標楷體" w:cs="新細明體"/>
                <w:b/>
                <w:bCs/>
                <w:color w:val="000000"/>
                <w:kern w:val="0"/>
                <w:sz w:val="24"/>
              </w:rPr>
            </w:pPr>
            <w:r w:rsidRPr="0013307D">
              <w:rPr>
                <w:rFonts w:ascii="標楷體" w:hAnsi="標楷體" w:cs="新細明體" w:hint="eastAsia"/>
                <w:b/>
                <w:bCs/>
                <w:color w:val="000000"/>
                <w:kern w:val="0"/>
                <w:sz w:val="24"/>
              </w:rPr>
              <w:t>說明</w:t>
            </w:r>
          </w:p>
        </w:tc>
      </w:tr>
      <w:tr w:rsidR="0013307D" w:rsidRPr="0013307D" w14:paraId="5486A406" w14:textId="77777777" w:rsidTr="00B560AF">
        <w:trPr>
          <w:trHeight w:val="1956"/>
          <w:trPrChange w:id="248" w:author="姜 廷儒" w:date="2022-12-16T11:55:00Z">
            <w:trPr>
              <w:trHeight w:val="1956"/>
            </w:trPr>
          </w:trPrChange>
        </w:trPr>
        <w:tc>
          <w:tcPr>
            <w:tcW w:w="1740" w:type="dxa"/>
            <w:tcBorders>
              <w:top w:val="nil"/>
              <w:left w:val="single" w:sz="4" w:space="0" w:color="auto"/>
              <w:bottom w:val="single" w:sz="4" w:space="0" w:color="auto"/>
              <w:right w:val="single" w:sz="4" w:space="0" w:color="auto"/>
            </w:tcBorders>
            <w:shd w:val="clear" w:color="auto" w:fill="auto"/>
            <w:vAlign w:val="center"/>
            <w:hideMark/>
            <w:tcPrChange w:id="249" w:author="姜 廷儒" w:date="2022-12-16T11:55:00Z">
              <w:tcPr>
                <w:tcW w:w="1740" w:type="dxa"/>
                <w:tcBorders>
                  <w:top w:val="nil"/>
                  <w:left w:val="single" w:sz="4" w:space="0" w:color="auto"/>
                  <w:bottom w:val="single" w:sz="4" w:space="0" w:color="auto"/>
                  <w:right w:val="single" w:sz="4" w:space="0" w:color="auto"/>
                </w:tcBorders>
                <w:shd w:val="clear" w:color="auto" w:fill="auto"/>
                <w:vAlign w:val="center"/>
                <w:hideMark/>
              </w:tcPr>
            </w:tcPrChange>
          </w:tcPr>
          <w:p w14:paraId="5C6B4338" w14:textId="77777777" w:rsidR="0013307D" w:rsidRPr="0013307D" w:rsidRDefault="0013307D" w:rsidP="0013307D">
            <w:pPr>
              <w:widowControl/>
              <w:textAlignment w:val="auto"/>
              <w:rPr>
                <w:rFonts w:ascii="標楷體" w:hAnsi="標楷體" w:cs="新細明體"/>
                <w:color w:val="000000"/>
                <w:kern w:val="0"/>
                <w:sz w:val="24"/>
              </w:rPr>
            </w:pPr>
            <w:r w:rsidRPr="0013307D">
              <w:rPr>
                <w:rFonts w:ascii="標楷體" w:hAnsi="標楷體" w:cs="新細明體" w:hint="eastAsia"/>
                <w:color w:val="000000"/>
                <w:kern w:val="0"/>
                <w:sz w:val="24"/>
              </w:rPr>
              <w:t>威脅偵測應變</w:t>
            </w:r>
          </w:p>
        </w:tc>
        <w:tc>
          <w:tcPr>
            <w:tcW w:w="2508" w:type="dxa"/>
            <w:tcBorders>
              <w:top w:val="nil"/>
              <w:left w:val="nil"/>
              <w:bottom w:val="single" w:sz="4" w:space="0" w:color="auto"/>
              <w:right w:val="single" w:sz="4" w:space="0" w:color="auto"/>
            </w:tcBorders>
            <w:shd w:val="clear" w:color="auto" w:fill="auto"/>
            <w:vAlign w:val="center"/>
            <w:hideMark/>
            <w:tcPrChange w:id="250" w:author="姜 廷儒" w:date="2022-12-16T11:55:00Z">
              <w:tcPr>
                <w:tcW w:w="2720" w:type="dxa"/>
                <w:tcBorders>
                  <w:top w:val="nil"/>
                  <w:left w:val="nil"/>
                  <w:bottom w:val="single" w:sz="4" w:space="0" w:color="auto"/>
                  <w:right w:val="single" w:sz="4" w:space="0" w:color="auto"/>
                </w:tcBorders>
                <w:shd w:val="clear" w:color="auto" w:fill="auto"/>
                <w:vAlign w:val="center"/>
                <w:hideMark/>
              </w:tcPr>
            </w:tcPrChange>
          </w:tcPr>
          <w:p w14:paraId="19FE9D81" w14:textId="2DA33093" w:rsidR="0013307D" w:rsidRPr="0013307D" w:rsidRDefault="002F76A3" w:rsidP="0013307D">
            <w:pPr>
              <w:widowControl/>
              <w:textAlignment w:val="auto"/>
              <w:rPr>
                <w:rFonts w:ascii="標楷體" w:hAnsi="標楷體" w:cs="新細明體"/>
                <w:color w:val="000000"/>
                <w:kern w:val="0"/>
                <w:sz w:val="24"/>
              </w:rPr>
            </w:pPr>
            <w:proofErr w:type="gramStart"/>
            <w:ins w:id="251" w:author="姜 廷儒" w:date="2022-12-28T10:14:00Z">
              <w:r>
                <w:rPr>
                  <w:rFonts w:ascii="標楷體" w:hAnsi="標楷體" w:cs="新細明體" w:hint="eastAsia"/>
                  <w:color w:val="000000"/>
                  <w:kern w:val="0"/>
                  <w:sz w:val="24"/>
                </w:rPr>
                <w:t>情資自動</w:t>
              </w:r>
            </w:ins>
            <w:proofErr w:type="gramEnd"/>
            <w:del w:id="252" w:author="姜 廷儒" w:date="2022-12-28T10:14:00Z">
              <w:r w:rsidR="0013307D" w:rsidRPr="0013307D" w:rsidDel="002F76A3">
                <w:rPr>
                  <w:rFonts w:ascii="標楷體" w:hAnsi="標楷體" w:cs="新細明體" w:hint="eastAsia"/>
                  <w:color w:val="000000"/>
                  <w:kern w:val="0"/>
                  <w:sz w:val="24"/>
                </w:rPr>
                <w:delText>APT</w:delText>
              </w:r>
            </w:del>
            <w:r w:rsidR="0013307D" w:rsidRPr="0013307D">
              <w:rPr>
                <w:rFonts w:ascii="標楷體" w:hAnsi="標楷體" w:cs="新細明體" w:hint="eastAsia"/>
                <w:color w:val="000000"/>
                <w:kern w:val="0"/>
                <w:sz w:val="24"/>
              </w:rPr>
              <w:t>偵測</w:t>
            </w:r>
            <w:r w:rsidR="0013307D" w:rsidRPr="0013307D">
              <w:rPr>
                <w:rFonts w:ascii="標楷體" w:hAnsi="標楷體" w:cs="新細明體" w:hint="eastAsia"/>
                <w:color w:val="000000"/>
                <w:kern w:val="0"/>
                <w:sz w:val="24"/>
              </w:rPr>
              <w:br/>
              <w:t>7x24監控通報</w:t>
            </w:r>
          </w:p>
        </w:tc>
        <w:tc>
          <w:tcPr>
            <w:tcW w:w="1686" w:type="dxa"/>
            <w:tcBorders>
              <w:top w:val="nil"/>
              <w:left w:val="nil"/>
              <w:bottom w:val="single" w:sz="4" w:space="0" w:color="auto"/>
              <w:right w:val="single" w:sz="4" w:space="0" w:color="auto"/>
            </w:tcBorders>
            <w:shd w:val="clear" w:color="auto" w:fill="auto"/>
            <w:vAlign w:val="center"/>
            <w:hideMark/>
            <w:tcPrChange w:id="253" w:author="姜 廷儒" w:date="2022-12-16T11:55:00Z">
              <w:tcPr>
                <w:tcW w:w="1474" w:type="dxa"/>
                <w:tcBorders>
                  <w:top w:val="nil"/>
                  <w:left w:val="nil"/>
                  <w:bottom w:val="single" w:sz="4" w:space="0" w:color="auto"/>
                  <w:right w:val="single" w:sz="4" w:space="0" w:color="auto"/>
                </w:tcBorders>
                <w:shd w:val="clear" w:color="auto" w:fill="auto"/>
                <w:vAlign w:val="center"/>
                <w:hideMark/>
              </w:tcPr>
            </w:tcPrChange>
          </w:tcPr>
          <w:p w14:paraId="57ED0F64" w14:textId="3C4A942A" w:rsidR="0013307D" w:rsidRPr="0013307D" w:rsidRDefault="0013307D" w:rsidP="0013307D">
            <w:pPr>
              <w:widowControl/>
              <w:jc w:val="center"/>
              <w:textAlignment w:val="auto"/>
              <w:rPr>
                <w:rFonts w:ascii="標楷體" w:hAnsi="標楷體" w:cs="新細明體"/>
                <w:color w:val="000000"/>
                <w:kern w:val="0"/>
                <w:sz w:val="24"/>
              </w:rPr>
            </w:pPr>
            <w:r w:rsidRPr="0013307D">
              <w:rPr>
                <w:rFonts w:ascii="標楷體" w:hAnsi="標楷體" w:cs="新細明體" w:hint="eastAsia"/>
                <w:color w:val="000000"/>
                <w:kern w:val="0"/>
                <w:sz w:val="24"/>
              </w:rPr>
              <w:t>7D*24H</w:t>
            </w:r>
            <w:r w:rsidRPr="0013307D">
              <w:rPr>
                <w:rFonts w:ascii="標楷體" w:hAnsi="標楷體" w:cs="新細明體" w:hint="eastAsia"/>
                <w:color w:val="000000"/>
                <w:kern w:val="0"/>
                <w:sz w:val="24"/>
              </w:rPr>
              <w:br/>
              <w:t>(</w:t>
            </w:r>
            <w:proofErr w:type="gramStart"/>
            <w:r w:rsidRPr="0013307D">
              <w:rPr>
                <w:rFonts w:ascii="標楷體" w:hAnsi="標楷體" w:cs="新細明體" w:hint="eastAsia"/>
                <w:color w:val="000000"/>
                <w:kern w:val="0"/>
                <w:sz w:val="24"/>
              </w:rPr>
              <w:t>資安事件</w:t>
            </w:r>
            <w:proofErr w:type="gramEnd"/>
            <w:r w:rsidRPr="0013307D">
              <w:rPr>
                <w:rFonts w:ascii="標楷體" w:hAnsi="標楷體" w:cs="新細明體" w:hint="eastAsia"/>
                <w:color w:val="000000"/>
                <w:kern w:val="0"/>
                <w:sz w:val="24"/>
              </w:rPr>
              <w:t>通報</w:t>
            </w:r>
            <w:ins w:id="254" w:author="姜 廷儒" w:date="2022-12-16T11:55:00Z">
              <w:r w:rsidR="00B560AF">
                <w:rPr>
                  <w:rFonts w:ascii="標楷體" w:hAnsi="標楷體" w:cs="新細明體" w:hint="eastAsia"/>
                  <w:color w:val="000000"/>
                  <w:kern w:val="0"/>
                  <w:sz w:val="24"/>
                </w:rPr>
                <w:t>)</w:t>
              </w:r>
            </w:ins>
          </w:p>
        </w:tc>
        <w:tc>
          <w:tcPr>
            <w:tcW w:w="4195" w:type="dxa"/>
            <w:tcBorders>
              <w:top w:val="nil"/>
              <w:left w:val="nil"/>
              <w:bottom w:val="single" w:sz="4" w:space="0" w:color="auto"/>
              <w:right w:val="single" w:sz="4" w:space="0" w:color="auto"/>
            </w:tcBorders>
            <w:shd w:val="clear" w:color="auto" w:fill="auto"/>
            <w:vAlign w:val="center"/>
            <w:hideMark/>
            <w:tcPrChange w:id="255" w:author="姜 廷儒" w:date="2022-12-16T11:55:00Z">
              <w:tcPr>
                <w:tcW w:w="4195" w:type="dxa"/>
                <w:tcBorders>
                  <w:top w:val="nil"/>
                  <w:left w:val="nil"/>
                  <w:bottom w:val="single" w:sz="4" w:space="0" w:color="auto"/>
                  <w:right w:val="single" w:sz="4" w:space="0" w:color="auto"/>
                </w:tcBorders>
                <w:shd w:val="clear" w:color="auto" w:fill="auto"/>
                <w:vAlign w:val="center"/>
                <w:hideMark/>
              </w:tcPr>
            </w:tcPrChange>
          </w:tcPr>
          <w:p w14:paraId="3C744BA4" w14:textId="455CB02A" w:rsidR="0013307D" w:rsidRPr="0013307D" w:rsidRDefault="0013307D" w:rsidP="0013307D">
            <w:pPr>
              <w:widowControl/>
              <w:textAlignment w:val="auto"/>
              <w:rPr>
                <w:rFonts w:ascii="標楷體" w:hAnsi="標楷體" w:cs="新細明體"/>
                <w:color w:val="000000"/>
                <w:kern w:val="0"/>
                <w:sz w:val="24"/>
              </w:rPr>
            </w:pPr>
            <w:r w:rsidRPr="0013307D">
              <w:rPr>
                <w:rFonts w:ascii="標楷體" w:hAnsi="標楷體" w:cs="新細明體" w:hint="eastAsia"/>
                <w:color w:val="000000"/>
                <w:kern w:val="0"/>
                <w:sz w:val="24"/>
              </w:rPr>
              <w:t>系統偵測惡意事件後，系統立即自動阻止後續惡意事件，並馬上發出警告給</w:t>
            </w:r>
            <w:ins w:id="256" w:author="姜 廷儒" w:date="2022-12-16T11:57:00Z">
              <w:r w:rsidR="009F13D3">
                <w:rPr>
                  <w:rFonts w:ascii="標楷體" w:hAnsi="標楷體" w:cs="新細明體" w:hint="eastAsia"/>
                  <w:color w:val="000000"/>
                  <w:kern w:val="0"/>
                  <w:sz w:val="24"/>
                </w:rPr>
                <w:t>監控</w:t>
              </w:r>
            </w:ins>
            <w:del w:id="257" w:author="姜 廷儒" w:date="2022-12-16T11:57:00Z">
              <w:r w:rsidRPr="0013307D" w:rsidDel="009F13D3">
                <w:rPr>
                  <w:rFonts w:ascii="標楷體" w:hAnsi="標楷體" w:cs="新細明體" w:hint="eastAsia"/>
                  <w:color w:val="000000"/>
                  <w:kern w:val="0"/>
                  <w:sz w:val="24"/>
                </w:rPr>
                <w:delText>調查</w:delText>
              </w:r>
            </w:del>
            <w:r w:rsidRPr="0013307D">
              <w:rPr>
                <w:rFonts w:ascii="標楷體" w:hAnsi="標楷體" w:cs="新細明體" w:hint="eastAsia"/>
                <w:color w:val="000000"/>
                <w:kern w:val="0"/>
                <w:sz w:val="24"/>
              </w:rPr>
              <w:t>人員，</w:t>
            </w:r>
            <w:proofErr w:type="gramStart"/>
            <w:r w:rsidRPr="0013307D">
              <w:rPr>
                <w:rFonts w:ascii="標楷體" w:hAnsi="標楷體" w:cs="新細明體" w:hint="eastAsia"/>
                <w:color w:val="000000"/>
                <w:kern w:val="0"/>
                <w:sz w:val="24"/>
              </w:rPr>
              <w:t>資安承辦</w:t>
            </w:r>
            <w:proofErr w:type="gramEnd"/>
            <w:r w:rsidRPr="0013307D">
              <w:rPr>
                <w:rFonts w:ascii="標楷體" w:hAnsi="標楷體" w:cs="新細明體" w:hint="eastAsia"/>
                <w:color w:val="000000"/>
                <w:kern w:val="0"/>
                <w:sz w:val="24"/>
              </w:rPr>
              <w:t>人與設備負責人也將在10分鐘內收到相應的事件通報信件(有可能因網路延遲而超過10分鐘收到通報信件)。</w:t>
            </w:r>
          </w:p>
        </w:tc>
      </w:tr>
      <w:tr w:rsidR="0013307D" w:rsidRPr="0013307D" w14:paraId="33A4E28B" w14:textId="77777777" w:rsidTr="00B560AF">
        <w:trPr>
          <w:trHeight w:val="1932"/>
          <w:trPrChange w:id="258" w:author="姜 廷儒" w:date="2022-12-16T11:55:00Z">
            <w:trPr>
              <w:trHeight w:val="1932"/>
            </w:trPr>
          </w:trPrChange>
        </w:trPr>
        <w:tc>
          <w:tcPr>
            <w:tcW w:w="1740" w:type="dxa"/>
            <w:tcBorders>
              <w:top w:val="nil"/>
              <w:left w:val="single" w:sz="4" w:space="0" w:color="auto"/>
              <w:bottom w:val="single" w:sz="4" w:space="0" w:color="auto"/>
              <w:right w:val="single" w:sz="4" w:space="0" w:color="auto"/>
            </w:tcBorders>
            <w:shd w:val="clear" w:color="auto" w:fill="auto"/>
            <w:vAlign w:val="center"/>
            <w:hideMark/>
            <w:tcPrChange w:id="259" w:author="姜 廷儒" w:date="2022-12-16T11:55:00Z">
              <w:tcPr>
                <w:tcW w:w="1740" w:type="dxa"/>
                <w:tcBorders>
                  <w:top w:val="nil"/>
                  <w:left w:val="single" w:sz="4" w:space="0" w:color="auto"/>
                  <w:bottom w:val="single" w:sz="4" w:space="0" w:color="auto"/>
                  <w:right w:val="single" w:sz="4" w:space="0" w:color="auto"/>
                </w:tcBorders>
                <w:shd w:val="clear" w:color="auto" w:fill="auto"/>
                <w:vAlign w:val="center"/>
                <w:hideMark/>
              </w:tcPr>
            </w:tcPrChange>
          </w:tcPr>
          <w:p w14:paraId="4C4F6507" w14:textId="77777777" w:rsidR="0013307D" w:rsidRPr="0013307D" w:rsidRDefault="0013307D" w:rsidP="0013307D">
            <w:pPr>
              <w:widowControl/>
              <w:textAlignment w:val="auto"/>
              <w:rPr>
                <w:rFonts w:ascii="標楷體" w:hAnsi="標楷體" w:cs="新細明體"/>
                <w:color w:val="000000"/>
                <w:kern w:val="0"/>
                <w:sz w:val="24"/>
              </w:rPr>
            </w:pPr>
            <w:r w:rsidRPr="0013307D">
              <w:rPr>
                <w:rFonts w:ascii="標楷體" w:hAnsi="標楷體" w:cs="新細明體" w:hint="eastAsia"/>
                <w:color w:val="000000"/>
                <w:kern w:val="0"/>
                <w:sz w:val="24"/>
              </w:rPr>
              <w:t>專家遠端調查應變</w:t>
            </w:r>
          </w:p>
        </w:tc>
        <w:tc>
          <w:tcPr>
            <w:tcW w:w="2508" w:type="dxa"/>
            <w:tcBorders>
              <w:top w:val="nil"/>
              <w:left w:val="nil"/>
              <w:bottom w:val="single" w:sz="4" w:space="0" w:color="auto"/>
              <w:right w:val="single" w:sz="4" w:space="0" w:color="auto"/>
            </w:tcBorders>
            <w:shd w:val="clear" w:color="auto" w:fill="auto"/>
            <w:vAlign w:val="center"/>
            <w:hideMark/>
            <w:tcPrChange w:id="260" w:author="姜 廷儒" w:date="2022-12-16T11:55:00Z">
              <w:tcPr>
                <w:tcW w:w="2720" w:type="dxa"/>
                <w:tcBorders>
                  <w:top w:val="nil"/>
                  <w:left w:val="nil"/>
                  <w:bottom w:val="single" w:sz="4" w:space="0" w:color="auto"/>
                  <w:right w:val="single" w:sz="4" w:space="0" w:color="auto"/>
                </w:tcBorders>
                <w:shd w:val="clear" w:color="auto" w:fill="auto"/>
                <w:vAlign w:val="center"/>
                <w:hideMark/>
              </w:tcPr>
            </w:tcPrChange>
          </w:tcPr>
          <w:p w14:paraId="461016EA" w14:textId="77777777" w:rsidR="005141E4" w:rsidRDefault="0013307D" w:rsidP="0013307D">
            <w:pPr>
              <w:widowControl/>
              <w:textAlignment w:val="auto"/>
              <w:rPr>
                <w:ins w:id="261" w:author="姜 廷儒" w:date="2022-12-28T09:54:00Z"/>
                <w:rFonts w:ascii="標楷體" w:hAnsi="標楷體" w:cs="新細明體"/>
                <w:color w:val="000000"/>
                <w:kern w:val="0"/>
                <w:sz w:val="24"/>
              </w:rPr>
            </w:pPr>
            <w:del w:id="262" w:author="姜 廷儒" w:date="2022-12-28T09:54:00Z">
              <w:r w:rsidRPr="0013307D" w:rsidDel="004A0D3D">
                <w:rPr>
                  <w:rFonts w:ascii="標楷體" w:hAnsi="標楷體" w:cs="新細明體" w:hint="eastAsia"/>
                  <w:color w:val="000000"/>
                  <w:kern w:val="0"/>
                  <w:sz w:val="24"/>
                </w:rPr>
                <w:delText>威脅主動獵捕(Intelligence)</w:delText>
              </w:r>
            </w:del>
            <w:r w:rsidRPr="0013307D">
              <w:rPr>
                <w:rFonts w:ascii="標楷體" w:hAnsi="標楷體" w:cs="新細明體" w:hint="eastAsia"/>
                <w:color w:val="000000"/>
                <w:kern w:val="0"/>
                <w:sz w:val="24"/>
              </w:rPr>
              <w:br/>
            </w:r>
            <w:ins w:id="263" w:author="姜 廷儒" w:date="2022-12-28T09:54:00Z">
              <w:r w:rsidR="005141E4">
                <w:rPr>
                  <w:rFonts w:ascii="標楷體" w:hAnsi="標楷體" w:cs="新細明體" w:hint="eastAsia"/>
                  <w:color w:val="000000"/>
                  <w:kern w:val="0"/>
                  <w:sz w:val="24"/>
                </w:rPr>
                <w:t>(</w:t>
              </w:r>
              <w:r w:rsidR="005141E4">
                <w:rPr>
                  <w:rFonts w:ascii="標楷體" w:hAnsi="標楷體" w:cs="新細明體"/>
                  <w:color w:val="000000"/>
                  <w:kern w:val="0"/>
                  <w:sz w:val="24"/>
                </w:rPr>
                <w:t>1)</w:t>
              </w:r>
            </w:ins>
            <w:r w:rsidRPr="0013307D">
              <w:rPr>
                <w:rFonts w:ascii="標楷體" w:hAnsi="標楷體" w:cs="新細明體" w:hint="eastAsia"/>
                <w:color w:val="000000"/>
                <w:kern w:val="0"/>
                <w:sz w:val="24"/>
              </w:rPr>
              <w:t>專家遠端事件調查應變</w:t>
            </w:r>
          </w:p>
          <w:p w14:paraId="1CE39822" w14:textId="4ECCDC88" w:rsidR="0013307D" w:rsidRPr="0013307D" w:rsidRDefault="005141E4" w:rsidP="0013307D">
            <w:pPr>
              <w:widowControl/>
              <w:textAlignment w:val="auto"/>
              <w:rPr>
                <w:rFonts w:ascii="標楷體" w:hAnsi="標楷體" w:cs="新細明體"/>
                <w:color w:val="000000"/>
                <w:kern w:val="0"/>
                <w:sz w:val="24"/>
              </w:rPr>
            </w:pPr>
            <w:ins w:id="264" w:author="姜 廷儒" w:date="2022-12-28T09:54:00Z">
              <w:r w:rsidRPr="007D1868">
                <w:rPr>
                  <w:rFonts w:ascii="標楷體" w:hAnsi="標楷體" w:cs="新細明體" w:hint="eastAsia"/>
                  <w:color w:val="000000"/>
                  <w:kern w:val="0"/>
                  <w:sz w:val="24"/>
                  <w:highlight w:val="yellow"/>
                  <w:rPrChange w:id="265" w:author="姜 廷儒" w:date="2022-12-28T10:27:00Z">
                    <w:rPr>
                      <w:rFonts w:ascii="標楷體" w:hAnsi="標楷體" w:cs="新細明體" w:hint="eastAsia"/>
                      <w:color w:val="000000"/>
                      <w:kern w:val="0"/>
                      <w:sz w:val="24"/>
                    </w:rPr>
                  </w:rPrChange>
                </w:rPr>
                <w:t>(</w:t>
              </w:r>
              <w:r w:rsidRPr="007D1868">
                <w:rPr>
                  <w:rFonts w:ascii="標楷體" w:hAnsi="標楷體" w:cs="新細明體"/>
                  <w:color w:val="000000"/>
                  <w:kern w:val="0"/>
                  <w:sz w:val="24"/>
                  <w:highlight w:val="yellow"/>
                  <w:rPrChange w:id="266" w:author="姜 廷儒" w:date="2022-12-28T10:27:00Z">
                    <w:rPr>
                      <w:rFonts w:ascii="標楷體" w:hAnsi="標楷體" w:cs="新細明體"/>
                      <w:color w:val="000000"/>
                      <w:kern w:val="0"/>
                      <w:sz w:val="24"/>
                    </w:rPr>
                  </w:rPrChange>
                </w:rPr>
                <w:t>2)</w:t>
              </w:r>
              <w:r w:rsidRPr="007D1868">
                <w:rPr>
                  <w:rFonts w:ascii="標楷體" w:hAnsi="標楷體" w:cs="新細明體" w:hint="eastAsia"/>
                  <w:color w:val="000000"/>
                  <w:kern w:val="0"/>
                  <w:sz w:val="24"/>
                  <w:highlight w:val="yellow"/>
                  <w:rPrChange w:id="267" w:author="姜 廷儒" w:date="2022-12-28T10:27:00Z">
                    <w:rPr>
                      <w:rFonts w:ascii="標楷體" w:hAnsi="標楷體" w:cs="新細明體" w:hint="eastAsia"/>
                      <w:color w:val="000000"/>
                      <w:kern w:val="0"/>
                      <w:sz w:val="24"/>
                    </w:rPr>
                  </w:rPrChange>
                </w:rPr>
                <w:t>威脅主動獵捕</w:t>
              </w:r>
            </w:ins>
            <w:r w:rsidR="0013307D" w:rsidRPr="0013307D">
              <w:rPr>
                <w:rFonts w:ascii="標楷體" w:hAnsi="標楷體" w:cs="新細明體" w:hint="eastAsia"/>
                <w:color w:val="000000"/>
                <w:kern w:val="0"/>
                <w:sz w:val="24"/>
              </w:rPr>
              <w:br/>
            </w:r>
            <w:del w:id="268" w:author="姜 廷儒" w:date="2022-12-17T22:03:00Z">
              <w:r w:rsidR="0013307D" w:rsidRPr="0013307D" w:rsidDel="00BA4220">
                <w:rPr>
                  <w:rFonts w:ascii="標楷體" w:hAnsi="標楷體" w:cs="新細明體" w:hint="eastAsia"/>
                  <w:color w:val="000000"/>
                  <w:kern w:val="0"/>
                  <w:sz w:val="24"/>
                </w:rPr>
                <w:delText>託管端點資安月報</w:delText>
              </w:r>
            </w:del>
          </w:p>
        </w:tc>
        <w:tc>
          <w:tcPr>
            <w:tcW w:w="1686" w:type="dxa"/>
            <w:tcBorders>
              <w:top w:val="nil"/>
              <w:left w:val="nil"/>
              <w:bottom w:val="single" w:sz="4" w:space="0" w:color="auto"/>
              <w:right w:val="single" w:sz="4" w:space="0" w:color="auto"/>
            </w:tcBorders>
            <w:shd w:val="clear" w:color="auto" w:fill="auto"/>
            <w:vAlign w:val="center"/>
            <w:hideMark/>
            <w:tcPrChange w:id="269" w:author="姜 廷儒" w:date="2022-12-16T11:55:00Z">
              <w:tcPr>
                <w:tcW w:w="1474" w:type="dxa"/>
                <w:tcBorders>
                  <w:top w:val="nil"/>
                  <w:left w:val="nil"/>
                  <w:bottom w:val="single" w:sz="4" w:space="0" w:color="auto"/>
                  <w:right w:val="single" w:sz="4" w:space="0" w:color="auto"/>
                </w:tcBorders>
                <w:shd w:val="clear" w:color="auto" w:fill="auto"/>
                <w:vAlign w:val="center"/>
                <w:hideMark/>
              </w:tcPr>
            </w:tcPrChange>
          </w:tcPr>
          <w:p w14:paraId="62501AFA" w14:textId="77777777" w:rsidR="0013307D" w:rsidRPr="0013307D" w:rsidRDefault="0013307D" w:rsidP="0013307D">
            <w:pPr>
              <w:widowControl/>
              <w:jc w:val="center"/>
              <w:textAlignment w:val="auto"/>
              <w:rPr>
                <w:rFonts w:ascii="標楷體" w:hAnsi="標楷體" w:cs="新細明體"/>
                <w:color w:val="000000"/>
                <w:kern w:val="0"/>
                <w:sz w:val="24"/>
              </w:rPr>
            </w:pPr>
            <w:r w:rsidRPr="0013307D">
              <w:rPr>
                <w:rFonts w:ascii="標楷體" w:hAnsi="標楷體" w:cs="新細明體" w:hint="eastAsia"/>
                <w:color w:val="000000"/>
                <w:kern w:val="0"/>
                <w:sz w:val="24"/>
              </w:rPr>
              <w:t>5D*8H</w:t>
            </w:r>
            <w:r w:rsidRPr="0013307D">
              <w:rPr>
                <w:rFonts w:ascii="標楷體" w:hAnsi="標楷體" w:cs="新細明體" w:hint="eastAsia"/>
                <w:color w:val="000000"/>
                <w:kern w:val="0"/>
                <w:sz w:val="24"/>
              </w:rPr>
              <w:br/>
              <w:t>(專家調查結果回報 )</w:t>
            </w:r>
          </w:p>
        </w:tc>
        <w:tc>
          <w:tcPr>
            <w:tcW w:w="4195" w:type="dxa"/>
            <w:tcBorders>
              <w:top w:val="nil"/>
              <w:left w:val="nil"/>
              <w:bottom w:val="single" w:sz="4" w:space="0" w:color="auto"/>
              <w:right w:val="single" w:sz="4" w:space="0" w:color="auto"/>
            </w:tcBorders>
            <w:shd w:val="clear" w:color="auto" w:fill="auto"/>
            <w:vAlign w:val="center"/>
            <w:hideMark/>
            <w:tcPrChange w:id="270" w:author="姜 廷儒" w:date="2022-12-16T11:55:00Z">
              <w:tcPr>
                <w:tcW w:w="4195" w:type="dxa"/>
                <w:tcBorders>
                  <w:top w:val="nil"/>
                  <w:left w:val="nil"/>
                  <w:bottom w:val="single" w:sz="4" w:space="0" w:color="auto"/>
                  <w:right w:val="single" w:sz="4" w:space="0" w:color="auto"/>
                </w:tcBorders>
                <w:shd w:val="clear" w:color="auto" w:fill="auto"/>
                <w:vAlign w:val="center"/>
                <w:hideMark/>
              </w:tcPr>
            </w:tcPrChange>
          </w:tcPr>
          <w:p w14:paraId="09A513FC" w14:textId="77777777" w:rsidR="0013307D" w:rsidRDefault="004A0D3D" w:rsidP="0013307D">
            <w:pPr>
              <w:widowControl/>
              <w:textAlignment w:val="auto"/>
              <w:rPr>
                <w:ins w:id="271" w:author="姜 廷儒" w:date="2022-12-28T09:55:00Z"/>
                <w:rFonts w:ascii="標楷體" w:hAnsi="標楷體" w:cs="新細明體"/>
                <w:color w:val="000000"/>
                <w:kern w:val="0"/>
                <w:sz w:val="24"/>
              </w:rPr>
            </w:pPr>
            <w:ins w:id="272" w:author="姜 廷儒" w:date="2022-12-28T09:55:00Z">
              <w:r>
                <w:rPr>
                  <w:rFonts w:ascii="標楷體" w:hAnsi="標楷體" w:cs="新細明體" w:hint="eastAsia"/>
                  <w:color w:val="000000"/>
                  <w:kern w:val="0"/>
                  <w:sz w:val="24"/>
                </w:rPr>
                <w:t>(</w:t>
              </w:r>
              <w:r>
                <w:rPr>
                  <w:rFonts w:ascii="標楷體" w:hAnsi="標楷體" w:cs="新細明體"/>
                  <w:color w:val="000000"/>
                  <w:kern w:val="0"/>
                  <w:sz w:val="24"/>
                </w:rPr>
                <w:t>1)</w:t>
              </w:r>
            </w:ins>
            <w:r w:rsidR="0013307D" w:rsidRPr="0013307D">
              <w:rPr>
                <w:rFonts w:ascii="標楷體" w:hAnsi="標楷體" w:cs="新細明體" w:hint="eastAsia"/>
                <w:color w:val="000000"/>
                <w:kern w:val="0"/>
                <w:sz w:val="24"/>
              </w:rPr>
              <w:t>系統偵測可疑事件後，系統立即發出通報給</w:t>
            </w:r>
            <w:ins w:id="273" w:author="姜 廷儒" w:date="2022-12-16T11:58:00Z">
              <w:r w:rsidR="009669FA">
                <w:rPr>
                  <w:rFonts w:ascii="標楷體" w:hAnsi="標楷體" w:cs="新細明體" w:hint="eastAsia"/>
                  <w:color w:val="000000"/>
                  <w:kern w:val="0"/>
                  <w:sz w:val="24"/>
                </w:rPr>
                <w:t>監控</w:t>
              </w:r>
            </w:ins>
            <w:del w:id="274" w:author="姜 廷儒" w:date="2022-12-16T11:58:00Z">
              <w:r w:rsidR="0013307D" w:rsidRPr="0013307D" w:rsidDel="009669FA">
                <w:rPr>
                  <w:rFonts w:ascii="標楷體" w:hAnsi="標楷體" w:cs="新細明體" w:hint="eastAsia"/>
                  <w:color w:val="000000"/>
                  <w:kern w:val="0"/>
                  <w:sz w:val="24"/>
                </w:rPr>
                <w:delText>調查</w:delText>
              </w:r>
            </w:del>
            <w:r w:rsidR="0013307D" w:rsidRPr="0013307D">
              <w:rPr>
                <w:rFonts w:ascii="標楷體" w:hAnsi="標楷體" w:cs="新細明體" w:hint="eastAsia"/>
                <w:color w:val="000000"/>
                <w:kern w:val="0"/>
                <w:sz w:val="24"/>
              </w:rPr>
              <w:t>人員。調查人員將</w:t>
            </w:r>
            <w:proofErr w:type="gramStart"/>
            <w:r w:rsidR="0013307D" w:rsidRPr="0013307D">
              <w:rPr>
                <w:rFonts w:ascii="標楷體" w:hAnsi="標楷體" w:cs="新細明體" w:hint="eastAsia"/>
                <w:color w:val="000000"/>
                <w:kern w:val="0"/>
                <w:sz w:val="24"/>
              </w:rPr>
              <w:t>於</w:t>
            </w:r>
            <w:r w:rsidR="0013307D" w:rsidRPr="00564565">
              <w:rPr>
                <w:rFonts w:ascii="標楷體" w:hAnsi="標楷體" w:cs="新細明體" w:hint="eastAsia"/>
                <w:color w:val="0000CC"/>
                <w:kern w:val="0"/>
                <w:sz w:val="24"/>
                <w:highlight w:val="yellow"/>
              </w:rPr>
              <w:t>貴公</w:t>
            </w:r>
            <w:proofErr w:type="gramEnd"/>
            <w:del w:id="275" w:author="傅駿勳" w:date="2022-12-14T16:47:00Z">
              <w:r w:rsidR="0013307D" w:rsidRPr="00564565" w:rsidDel="00D44FC8">
                <w:rPr>
                  <w:rFonts w:ascii="標楷體" w:hAnsi="標楷體" w:cs="新細明體" w:hint="eastAsia"/>
                  <w:color w:val="0000CC"/>
                  <w:kern w:val="0"/>
                  <w:sz w:val="24"/>
                  <w:highlight w:val="yellow"/>
                </w:rPr>
                <w:delText>司</w:delText>
              </w:r>
            </w:del>
            <w:ins w:id="276" w:author="傅駿勳" w:date="2022-12-14T16:47:00Z">
              <w:r w:rsidR="00D44FC8">
                <w:rPr>
                  <w:rFonts w:ascii="標楷體" w:hAnsi="標楷體" w:cs="新細明體" w:hint="eastAsia"/>
                  <w:color w:val="0000CC"/>
                  <w:kern w:val="0"/>
                  <w:sz w:val="24"/>
                  <w:highlight w:val="yellow"/>
                </w:rPr>
                <w:t>會</w:t>
              </w:r>
            </w:ins>
            <w:r w:rsidR="0013307D" w:rsidRPr="0013307D">
              <w:rPr>
                <w:rFonts w:ascii="標楷體" w:hAnsi="標楷體" w:cs="新細明體" w:hint="eastAsia"/>
                <w:color w:val="000000"/>
                <w:kern w:val="0"/>
                <w:sz w:val="24"/>
              </w:rPr>
              <w:t>同意下，啟動</w:t>
            </w:r>
            <w:proofErr w:type="gramStart"/>
            <w:r w:rsidR="0013307D" w:rsidRPr="0013307D">
              <w:rPr>
                <w:rFonts w:ascii="標楷體" w:hAnsi="標楷體" w:cs="新細明體" w:hint="eastAsia"/>
                <w:color w:val="000000"/>
                <w:kern w:val="0"/>
                <w:sz w:val="24"/>
              </w:rPr>
              <w:t>遠端資安事件</w:t>
            </w:r>
            <w:proofErr w:type="gramEnd"/>
            <w:r w:rsidR="0013307D" w:rsidRPr="0013307D">
              <w:rPr>
                <w:rFonts w:ascii="標楷體" w:hAnsi="標楷體" w:cs="新細明體" w:hint="eastAsia"/>
                <w:color w:val="000000"/>
                <w:kern w:val="0"/>
                <w:sz w:val="24"/>
              </w:rPr>
              <w:t>調查與</w:t>
            </w:r>
            <w:proofErr w:type="gramStart"/>
            <w:r w:rsidR="0013307D" w:rsidRPr="0013307D">
              <w:rPr>
                <w:rFonts w:ascii="標楷體" w:hAnsi="標楷體" w:cs="新細明體" w:hint="eastAsia"/>
                <w:color w:val="000000"/>
                <w:kern w:val="0"/>
                <w:sz w:val="24"/>
              </w:rPr>
              <w:t>協助</w:t>
            </w:r>
            <w:r w:rsidR="0013307D" w:rsidRPr="00564565">
              <w:rPr>
                <w:rFonts w:ascii="標楷體" w:hAnsi="標楷體" w:cs="新細明體" w:hint="eastAsia"/>
                <w:color w:val="0000CC"/>
                <w:kern w:val="0"/>
                <w:sz w:val="24"/>
                <w:highlight w:val="yellow"/>
              </w:rPr>
              <w:t>貴公</w:t>
            </w:r>
            <w:proofErr w:type="gramEnd"/>
            <w:del w:id="277" w:author="傅駿勳" w:date="2022-12-14T16:47:00Z">
              <w:r w:rsidR="0013307D" w:rsidRPr="00564565" w:rsidDel="00D44FC8">
                <w:rPr>
                  <w:rFonts w:ascii="標楷體" w:hAnsi="標楷體" w:cs="新細明體" w:hint="eastAsia"/>
                  <w:color w:val="0000CC"/>
                  <w:kern w:val="0"/>
                  <w:sz w:val="24"/>
                  <w:highlight w:val="yellow"/>
                </w:rPr>
                <w:delText>司</w:delText>
              </w:r>
            </w:del>
            <w:ins w:id="278" w:author="傅駿勳" w:date="2022-12-14T16:47:00Z">
              <w:r w:rsidR="00D44FC8">
                <w:rPr>
                  <w:rFonts w:ascii="標楷體" w:hAnsi="標楷體" w:cs="新細明體" w:hint="eastAsia"/>
                  <w:color w:val="0000CC"/>
                  <w:kern w:val="0"/>
                  <w:sz w:val="24"/>
                  <w:highlight w:val="yellow"/>
                </w:rPr>
                <w:t>會</w:t>
              </w:r>
            </w:ins>
            <w:r w:rsidR="0013307D" w:rsidRPr="0013307D">
              <w:rPr>
                <w:rFonts w:ascii="標楷體" w:hAnsi="標楷體" w:cs="新細明體" w:hint="eastAsia"/>
                <w:color w:val="000000"/>
                <w:kern w:val="0"/>
                <w:sz w:val="24"/>
              </w:rPr>
              <w:t>應變處理。週末與連續假日，仍有7*24監控系統與通報事件。</w:t>
            </w:r>
          </w:p>
          <w:p w14:paraId="3627E5BA" w14:textId="4F2B6875" w:rsidR="004A0D3D" w:rsidRPr="00381757" w:rsidRDefault="004A0D3D" w:rsidP="0013307D">
            <w:pPr>
              <w:widowControl/>
              <w:textAlignment w:val="auto"/>
              <w:rPr>
                <w:rFonts w:ascii="標楷體" w:hAnsi="標楷體" w:cs="新細明體" w:hint="eastAsia"/>
                <w:color w:val="000000"/>
                <w:kern w:val="0"/>
                <w:sz w:val="24"/>
              </w:rPr>
            </w:pPr>
            <w:ins w:id="279" w:author="姜 廷儒" w:date="2022-12-28T09:55:00Z">
              <w:r w:rsidRPr="007D1868">
                <w:rPr>
                  <w:rFonts w:ascii="標楷體" w:hAnsi="標楷體" w:cs="新細明體" w:hint="eastAsia"/>
                  <w:color w:val="000000"/>
                  <w:kern w:val="0"/>
                  <w:sz w:val="24"/>
                  <w:highlight w:val="yellow"/>
                  <w:rPrChange w:id="280" w:author="姜 廷儒" w:date="2022-12-28T10:27:00Z">
                    <w:rPr>
                      <w:rFonts w:ascii="標楷體" w:hAnsi="標楷體" w:cs="新細明體" w:hint="eastAsia"/>
                      <w:color w:val="000000"/>
                      <w:kern w:val="0"/>
                      <w:sz w:val="24"/>
                    </w:rPr>
                  </w:rPrChange>
                </w:rPr>
                <w:t>(</w:t>
              </w:r>
              <w:r w:rsidRPr="007D1868">
                <w:rPr>
                  <w:rFonts w:ascii="標楷體" w:hAnsi="標楷體" w:cs="新細明體"/>
                  <w:color w:val="000000"/>
                  <w:kern w:val="0"/>
                  <w:sz w:val="24"/>
                  <w:highlight w:val="yellow"/>
                  <w:rPrChange w:id="281" w:author="姜 廷儒" w:date="2022-12-28T10:27:00Z">
                    <w:rPr>
                      <w:rFonts w:ascii="標楷體" w:hAnsi="標楷體" w:cs="新細明體"/>
                      <w:color w:val="000000"/>
                      <w:kern w:val="0"/>
                      <w:sz w:val="24"/>
                    </w:rPr>
                  </w:rPrChange>
                </w:rPr>
                <w:t>2)</w:t>
              </w:r>
            </w:ins>
            <w:ins w:id="282" w:author="姜 廷儒" w:date="2022-12-28T09:58:00Z">
              <w:r w:rsidR="0088725A" w:rsidRPr="007D1868">
                <w:rPr>
                  <w:rFonts w:cs="新細明體" w:hint="eastAsia"/>
                  <w:color w:val="000000"/>
                  <w:sz w:val="24"/>
                  <w:highlight w:val="yellow"/>
                  <w:rPrChange w:id="283" w:author="姜 廷儒" w:date="2022-12-28T10:27:00Z">
                    <w:rPr>
                      <w:rFonts w:cs="新細明體" w:hint="eastAsia"/>
                      <w:color w:val="000000"/>
                    </w:rPr>
                  </w:rPrChange>
                </w:rPr>
                <w:t>當</w:t>
              </w:r>
            </w:ins>
            <w:ins w:id="284" w:author="姜 廷儒" w:date="2022-12-28T09:59:00Z">
              <w:r w:rsidR="0080386E" w:rsidRPr="007D1868">
                <w:rPr>
                  <w:rFonts w:cs="新細明體" w:hint="eastAsia"/>
                  <w:color w:val="000000"/>
                  <w:sz w:val="24"/>
                  <w:highlight w:val="yellow"/>
                  <w:rPrChange w:id="285" w:author="姜 廷儒" w:date="2022-12-28T10:27:00Z">
                    <w:rPr>
                      <w:rFonts w:cs="新細明體" w:hint="eastAsia"/>
                      <w:color w:val="000000"/>
                      <w:sz w:val="24"/>
                    </w:rPr>
                  </w:rPrChange>
                </w:rPr>
                <w:t>國際發生</w:t>
              </w:r>
            </w:ins>
            <w:ins w:id="286" w:author="姜 廷儒" w:date="2022-12-28T09:57:00Z">
              <w:r w:rsidR="0088725A" w:rsidRPr="007D1868">
                <w:rPr>
                  <w:rFonts w:ascii="標楷體" w:hAnsi="標楷體" w:cs="新細明體" w:hint="eastAsia"/>
                  <w:color w:val="000000"/>
                  <w:kern w:val="0"/>
                  <w:sz w:val="24"/>
                  <w:highlight w:val="yellow"/>
                  <w:rPrChange w:id="287" w:author="姜 廷儒" w:date="2022-12-28T10:27:00Z">
                    <w:rPr>
                      <w:rFonts w:ascii="標楷體" w:hAnsi="標楷體" w:cs="新細明體" w:hint="eastAsia"/>
                      <w:color w:val="000000"/>
                      <w:kern w:val="0"/>
                      <w:sz w:val="24"/>
                    </w:rPr>
                  </w:rPrChange>
                </w:rPr>
                <w:t>重大</w:t>
              </w:r>
              <w:proofErr w:type="gramStart"/>
              <w:r w:rsidR="0088725A" w:rsidRPr="007D1868">
                <w:rPr>
                  <w:rFonts w:ascii="標楷體" w:hAnsi="標楷體" w:cs="新細明體" w:hint="eastAsia"/>
                  <w:color w:val="000000"/>
                  <w:kern w:val="0"/>
                  <w:sz w:val="24"/>
                  <w:highlight w:val="yellow"/>
                  <w:rPrChange w:id="288" w:author="姜 廷儒" w:date="2022-12-28T10:27:00Z">
                    <w:rPr>
                      <w:rFonts w:ascii="標楷體" w:hAnsi="標楷體" w:cs="新細明體" w:hint="eastAsia"/>
                      <w:color w:val="000000"/>
                      <w:kern w:val="0"/>
                      <w:sz w:val="24"/>
                    </w:rPr>
                  </w:rPrChange>
                </w:rPr>
                <w:t>的資安事件</w:t>
              </w:r>
            </w:ins>
            <w:proofErr w:type="gramEnd"/>
            <w:ins w:id="289" w:author="姜 廷儒" w:date="2022-12-28T09:58:00Z">
              <w:r w:rsidR="00381757" w:rsidRPr="007D1868">
                <w:rPr>
                  <w:rFonts w:ascii="標楷體" w:hAnsi="標楷體" w:cs="新細明體" w:hint="eastAsia"/>
                  <w:color w:val="000000"/>
                  <w:kern w:val="0"/>
                  <w:sz w:val="24"/>
                  <w:highlight w:val="yellow"/>
                  <w:rPrChange w:id="290" w:author="姜 廷儒" w:date="2022-12-28T10:27:00Z">
                    <w:rPr>
                      <w:rFonts w:ascii="標楷體" w:hAnsi="標楷體" w:cs="新細明體" w:hint="eastAsia"/>
                      <w:color w:val="000000"/>
                      <w:kern w:val="0"/>
                      <w:sz w:val="24"/>
                    </w:rPr>
                  </w:rPrChange>
                </w:rPr>
                <w:t>(如</w:t>
              </w:r>
              <w:r w:rsidR="00513CF4" w:rsidRPr="007D1868">
                <w:rPr>
                  <w:rFonts w:ascii="標楷體" w:hAnsi="標楷體" w:cs="新細明體"/>
                  <w:color w:val="000000"/>
                  <w:kern w:val="0"/>
                  <w:sz w:val="24"/>
                  <w:highlight w:val="yellow"/>
                  <w:rPrChange w:id="291" w:author="姜 廷儒" w:date="2022-12-28T10:27:00Z">
                    <w:rPr>
                      <w:rFonts w:ascii="標楷體" w:hAnsi="標楷體" w:cs="新細明體"/>
                      <w:color w:val="000000"/>
                      <w:kern w:val="0"/>
                      <w:sz w:val="24"/>
                    </w:rPr>
                  </w:rPrChange>
                </w:rPr>
                <w:t>Log4j</w:t>
              </w:r>
              <w:r w:rsidR="00513CF4" w:rsidRPr="007D1868">
                <w:rPr>
                  <w:rFonts w:ascii="標楷體" w:hAnsi="標楷體" w:cs="新細明體"/>
                  <w:color w:val="000000"/>
                  <w:kern w:val="0"/>
                  <w:sz w:val="24"/>
                  <w:highlight w:val="yellow"/>
                  <w:rPrChange w:id="292" w:author="姜 廷儒" w:date="2022-12-28T10:27:00Z">
                    <w:rPr>
                      <w:rFonts w:ascii="標楷體" w:hAnsi="標楷體" w:cs="新細明體"/>
                      <w:color w:val="000000"/>
                      <w:kern w:val="0"/>
                      <w:sz w:val="24"/>
                    </w:rPr>
                  </w:rPrChange>
                </w:rPr>
                <w:t>)</w:t>
              </w:r>
            </w:ins>
            <w:ins w:id="293" w:author="姜 廷儒" w:date="2022-12-28T09:59:00Z">
              <w:r w:rsidR="00513CF4" w:rsidRPr="007D1868">
                <w:rPr>
                  <w:rFonts w:ascii="標楷體" w:hAnsi="標楷體" w:cs="新細明體" w:hint="eastAsia"/>
                  <w:color w:val="000000"/>
                  <w:kern w:val="0"/>
                  <w:sz w:val="24"/>
                  <w:highlight w:val="yellow"/>
                  <w:rPrChange w:id="294" w:author="姜 廷儒" w:date="2022-12-28T10:27:00Z">
                    <w:rPr>
                      <w:rFonts w:ascii="標楷體" w:hAnsi="標楷體" w:cs="新細明體" w:hint="eastAsia"/>
                      <w:color w:val="000000"/>
                      <w:kern w:val="0"/>
                      <w:sz w:val="24"/>
                    </w:rPr>
                  </w:rPrChange>
                </w:rPr>
                <w:t>，貴公會</w:t>
              </w:r>
            </w:ins>
            <w:ins w:id="295" w:author="姜 廷儒" w:date="2022-12-28T10:01:00Z">
              <w:r w:rsidR="007625DD" w:rsidRPr="007D1868">
                <w:rPr>
                  <w:rFonts w:ascii="標楷體" w:hAnsi="標楷體" w:cs="新細明體" w:hint="eastAsia"/>
                  <w:color w:val="000000"/>
                  <w:kern w:val="0"/>
                  <w:sz w:val="24"/>
                  <w:highlight w:val="yellow"/>
                  <w:rPrChange w:id="296" w:author="姜 廷儒" w:date="2022-12-28T10:27:00Z">
                    <w:rPr>
                      <w:rFonts w:ascii="標楷體" w:hAnsi="標楷體" w:cs="新細明體" w:hint="eastAsia"/>
                      <w:color w:val="000000"/>
                      <w:kern w:val="0"/>
                      <w:sz w:val="24"/>
                    </w:rPr>
                  </w:rPrChange>
                </w:rPr>
                <w:t>可</w:t>
              </w:r>
            </w:ins>
            <w:ins w:id="297" w:author="姜 廷儒" w:date="2022-12-28T10:00:00Z">
              <w:r w:rsidR="00764B97" w:rsidRPr="007D1868">
                <w:rPr>
                  <w:rFonts w:ascii="標楷體" w:hAnsi="標楷體" w:cs="新細明體" w:hint="eastAsia"/>
                  <w:color w:val="000000"/>
                  <w:kern w:val="0"/>
                  <w:sz w:val="24"/>
                  <w:highlight w:val="yellow"/>
                  <w:rPrChange w:id="298" w:author="姜 廷儒" w:date="2022-12-28T10:27:00Z">
                    <w:rPr>
                      <w:rFonts w:ascii="標楷體" w:hAnsi="標楷體" w:cs="新細明體" w:hint="eastAsia"/>
                      <w:color w:val="000000"/>
                      <w:kern w:val="0"/>
                      <w:sz w:val="24"/>
                    </w:rPr>
                  </w:rPrChange>
                </w:rPr>
                <w:t>主動</w:t>
              </w:r>
              <w:r w:rsidR="00E57282" w:rsidRPr="007D1868">
                <w:rPr>
                  <w:rFonts w:ascii="標楷體" w:hAnsi="標楷體" w:cs="新細明體" w:hint="eastAsia"/>
                  <w:color w:val="000000"/>
                  <w:kern w:val="0"/>
                  <w:sz w:val="24"/>
                  <w:highlight w:val="yellow"/>
                  <w:rPrChange w:id="299" w:author="姜 廷儒" w:date="2022-12-28T10:27:00Z">
                    <w:rPr>
                      <w:rFonts w:ascii="標楷體" w:hAnsi="標楷體" w:cs="新細明體" w:hint="eastAsia"/>
                      <w:color w:val="000000"/>
                      <w:kern w:val="0"/>
                      <w:sz w:val="24"/>
                    </w:rPr>
                  </w:rPrChange>
                </w:rPr>
                <w:t>提出</w:t>
              </w:r>
            </w:ins>
            <w:ins w:id="300" w:author="姜 廷儒" w:date="2022-12-28T10:01:00Z">
              <w:r w:rsidR="00E85A71" w:rsidRPr="007D1868">
                <w:rPr>
                  <w:rFonts w:ascii="標楷體" w:hAnsi="標楷體" w:cs="新細明體" w:hint="eastAsia"/>
                  <w:color w:val="000000"/>
                  <w:kern w:val="0"/>
                  <w:sz w:val="24"/>
                  <w:highlight w:val="yellow"/>
                  <w:rPrChange w:id="301" w:author="姜 廷儒" w:date="2022-12-28T10:27:00Z">
                    <w:rPr>
                      <w:rFonts w:ascii="標楷體" w:hAnsi="標楷體" w:cs="新細明體" w:hint="eastAsia"/>
                      <w:color w:val="000000"/>
                      <w:kern w:val="0"/>
                      <w:sz w:val="24"/>
                    </w:rPr>
                  </w:rPrChange>
                </w:rPr>
                <w:t>調查需求，請</w:t>
              </w:r>
              <w:r w:rsidR="007625DD" w:rsidRPr="007D1868">
                <w:rPr>
                  <w:rFonts w:ascii="標楷體" w:hAnsi="標楷體" w:cs="新細明體" w:hint="eastAsia"/>
                  <w:color w:val="000000"/>
                  <w:kern w:val="0"/>
                  <w:sz w:val="24"/>
                  <w:highlight w:val="yellow"/>
                  <w:rPrChange w:id="302" w:author="姜 廷儒" w:date="2022-12-28T10:27:00Z">
                    <w:rPr>
                      <w:rFonts w:ascii="標楷體" w:hAnsi="標楷體" w:cs="新細明體" w:hint="eastAsia"/>
                      <w:color w:val="000000"/>
                      <w:kern w:val="0"/>
                      <w:sz w:val="24"/>
                    </w:rPr>
                  </w:rPrChange>
                </w:rPr>
                <w:t>調查人員</w:t>
              </w:r>
            </w:ins>
            <w:ins w:id="303" w:author="姜 廷儒" w:date="2022-12-28T09:59:00Z">
              <w:r w:rsidR="0080386E" w:rsidRPr="007D1868">
                <w:rPr>
                  <w:rFonts w:ascii="標楷體" w:hAnsi="標楷體" w:cs="新細明體" w:hint="eastAsia"/>
                  <w:color w:val="000000"/>
                  <w:kern w:val="0"/>
                  <w:sz w:val="24"/>
                  <w:highlight w:val="yellow"/>
                  <w:rPrChange w:id="304" w:author="姜 廷儒" w:date="2022-12-28T10:27:00Z">
                    <w:rPr>
                      <w:rFonts w:ascii="標楷體" w:hAnsi="標楷體" w:cs="新細明體" w:hint="eastAsia"/>
                      <w:color w:val="000000"/>
                      <w:kern w:val="0"/>
                      <w:sz w:val="24"/>
                    </w:rPr>
                  </w:rPrChange>
                </w:rPr>
                <w:t>清查</w:t>
              </w:r>
            </w:ins>
            <w:ins w:id="305" w:author="姜 廷儒" w:date="2022-12-28T10:04:00Z">
              <w:r w:rsidR="001B364B" w:rsidRPr="007D1868">
                <w:rPr>
                  <w:rFonts w:ascii="標楷體" w:hAnsi="標楷體" w:cs="新細明體" w:hint="eastAsia"/>
                  <w:color w:val="000000"/>
                  <w:kern w:val="0"/>
                  <w:sz w:val="24"/>
                  <w:highlight w:val="yellow"/>
                  <w:rPrChange w:id="306" w:author="姜 廷儒" w:date="2022-12-28T10:27:00Z">
                    <w:rPr>
                      <w:rFonts w:ascii="標楷體" w:hAnsi="標楷體" w:cs="新細明體" w:hint="eastAsia"/>
                      <w:color w:val="000000"/>
                      <w:kern w:val="0"/>
                      <w:sz w:val="24"/>
                    </w:rPr>
                  </w:rPrChange>
                </w:rPr>
                <w:t>E</w:t>
              </w:r>
              <w:r w:rsidR="001B364B" w:rsidRPr="007D1868">
                <w:rPr>
                  <w:rFonts w:ascii="標楷體" w:hAnsi="標楷體" w:cs="新細明體"/>
                  <w:color w:val="000000"/>
                  <w:kern w:val="0"/>
                  <w:sz w:val="24"/>
                  <w:highlight w:val="yellow"/>
                  <w:rPrChange w:id="307" w:author="姜 廷儒" w:date="2022-12-28T10:27:00Z">
                    <w:rPr>
                      <w:rFonts w:ascii="標楷體" w:hAnsi="標楷體" w:cs="新細明體"/>
                      <w:color w:val="000000"/>
                      <w:kern w:val="0"/>
                      <w:sz w:val="24"/>
                    </w:rPr>
                  </w:rPrChange>
                </w:rPr>
                <w:t>DR</w:t>
              </w:r>
              <w:r w:rsidR="001B364B" w:rsidRPr="007D1868">
                <w:rPr>
                  <w:rFonts w:ascii="標楷體" w:hAnsi="標楷體" w:cs="新細明體" w:hint="eastAsia"/>
                  <w:color w:val="000000"/>
                  <w:kern w:val="0"/>
                  <w:sz w:val="24"/>
                  <w:highlight w:val="yellow"/>
                  <w:rPrChange w:id="308" w:author="姜 廷儒" w:date="2022-12-28T10:27:00Z">
                    <w:rPr>
                      <w:rFonts w:ascii="標楷體" w:hAnsi="標楷體" w:cs="新細明體" w:hint="eastAsia"/>
                      <w:color w:val="000000"/>
                      <w:kern w:val="0"/>
                      <w:sz w:val="24"/>
                    </w:rPr>
                  </w:rPrChange>
                </w:rPr>
                <w:t>監控主機</w:t>
              </w:r>
            </w:ins>
            <w:ins w:id="309" w:author="姜 廷儒" w:date="2022-12-28T09:59:00Z">
              <w:r w:rsidR="0080386E" w:rsidRPr="007D1868">
                <w:rPr>
                  <w:rFonts w:ascii="標楷體" w:hAnsi="標楷體" w:cs="新細明體" w:hint="eastAsia"/>
                  <w:color w:val="000000"/>
                  <w:kern w:val="0"/>
                  <w:sz w:val="24"/>
                  <w:highlight w:val="yellow"/>
                  <w:rPrChange w:id="310" w:author="姜 廷儒" w:date="2022-12-28T10:27:00Z">
                    <w:rPr>
                      <w:rFonts w:ascii="標楷體" w:hAnsi="標楷體" w:cs="新細明體" w:hint="eastAsia"/>
                      <w:color w:val="000000"/>
                      <w:kern w:val="0"/>
                      <w:sz w:val="24"/>
                    </w:rPr>
                  </w:rPrChange>
                </w:rPr>
                <w:t>可疑項目</w:t>
              </w:r>
            </w:ins>
            <w:ins w:id="311" w:author="姜 廷儒" w:date="2022-12-28T10:01:00Z">
              <w:r w:rsidR="007625DD" w:rsidRPr="007D1868">
                <w:rPr>
                  <w:rFonts w:ascii="標楷體" w:hAnsi="標楷體" w:cs="新細明體" w:hint="eastAsia"/>
                  <w:color w:val="000000"/>
                  <w:kern w:val="0"/>
                  <w:sz w:val="24"/>
                  <w:highlight w:val="yellow"/>
                  <w:rPrChange w:id="312" w:author="姜 廷儒" w:date="2022-12-28T10:27:00Z">
                    <w:rPr>
                      <w:rFonts w:ascii="標楷體" w:hAnsi="標楷體" w:cs="新細明體" w:hint="eastAsia"/>
                      <w:color w:val="000000"/>
                      <w:kern w:val="0"/>
                      <w:sz w:val="24"/>
                    </w:rPr>
                  </w:rPrChange>
                </w:rPr>
                <w:t>。</w:t>
              </w:r>
            </w:ins>
          </w:p>
        </w:tc>
      </w:tr>
    </w:tbl>
    <w:p w14:paraId="31F42770" w14:textId="14DFB0E6" w:rsidR="006E2457" w:rsidRPr="007625DD" w:rsidRDefault="006E2457" w:rsidP="006E2457"/>
    <w:p w14:paraId="3A4EECB4" w14:textId="436A3720" w:rsidR="00897511" w:rsidRDefault="00897511">
      <w:pPr>
        <w:widowControl/>
        <w:textAlignment w:val="auto"/>
      </w:pPr>
      <w:r>
        <w:br w:type="page"/>
      </w:r>
    </w:p>
    <w:p w14:paraId="4577D847" w14:textId="08F00D8C" w:rsidR="006E2457" w:rsidRDefault="006E2457" w:rsidP="006E2457">
      <w:pPr>
        <w:pStyle w:val="ab"/>
      </w:pPr>
      <w:bookmarkStart w:id="313" w:name="_Toc119583039"/>
      <w:proofErr w:type="spellStart"/>
      <w:r w:rsidRPr="006E2457">
        <w:rPr>
          <w:rFonts w:hint="eastAsia"/>
        </w:rPr>
        <w:lastRenderedPageBreak/>
        <w:t>MDR</w:t>
      </w:r>
      <w:r w:rsidRPr="006E2457">
        <w:rPr>
          <w:rFonts w:hint="eastAsia"/>
        </w:rPr>
        <w:t>事件管理入口網站</w:t>
      </w:r>
      <w:bookmarkEnd w:id="313"/>
      <w:proofErr w:type="spellEnd"/>
    </w:p>
    <w:p w14:paraId="0F3A7282" w14:textId="77777777" w:rsidR="006E2457" w:rsidRDefault="006E2457" w:rsidP="006E2457">
      <w:pPr>
        <w:pStyle w:val="aff5"/>
      </w:pPr>
      <w:r>
        <w:rPr>
          <w:rFonts w:hint="eastAsia"/>
        </w:rPr>
        <w:t>MDR</w:t>
      </w:r>
      <w:r>
        <w:rPr>
          <w:rFonts w:hint="eastAsia"/>
        </w:rPr>
        <w:t>服務監控與事件紀錄管理，將使用「</w:t>
      </w:r>
      <w:r>
        <w:rPr>
          <w:rFonts w:hint="eastAsia"/>
        </w:rPr>
        <w:t>SRM</w:t>
      </w:r>
      <w:r>
        <w:rPr>
          <w:rFonts w:hint="eastAsia"/>
        </w:rPr>
        <w:t>資安風險管理平台」提供詳細的資訊，將資安監控事件進行開單、通報、處理及追蹤，並提供事件之歷史資料查詢。</w:t>
      </w:r>
    </w:p>
    <w:p w14:paraId="7C44683B" w14:textId="04B612CF" w:rsidR="006E2457" w:rsidRDefault="006E2457" w:rsidP="006E2457">
      <w:pPr>
        <w:pStyle w:val="aff5"/>
      </w:pPr>
      <w:r>
        <w:rPr>
          <w:rFonts w:hint="eastAsia"/>
        </w:rPr>
        <w:t>並提供多組</w:t>
      </w:r>
      <w:proofErr w:type="gramStart"/>
      <w:r>
        <w:rPr>
          <w:rFonts w:hint="eastAsia"/>
        </w:rPr>
        <w:t>帳號供</w:t>
      </w:r>
      <w:r w:rsidR="00C53C1E">
        <w:rPr>
          <w:rFonts w:hint="eastAsia"/>
          <w:lang w:eastAsia="zh-TW"/>
        </w:rPr>
        <w:t>貴公會</w:t>
      </w:r>
      <w:proofErr w:type="gramEnd"/>
      <w:r>
        <w:rPr>
          <w:rFonts w:hint="eastAsia"/>
        </w:rPr>
        <w:t>用，監看資訊包含：每日資安事件、專屬風險指數、風險趨勢分析、歷史事件報表及事件統計分析等整合性資訊，藉由以上整合資訊協助客戶全盤掌握資安狀態，專注於高風險資安事件與處理進度。</w:t>
      </w:r>
    </w:p>
    <w:tbl>
      <w:tblPr>
        <w:tblStyle w:val="27"/>
        <w:tblW w:w="0" w:type="auto"/>
        <w:jc w:val="center"/>
        <w:tblLook w:val="04A0" w:firstRow="1" w:lastRow="0" w:firstColumn="1" w:lastColumn="0" w:noHBand="0" w:noVBand="1"/>
      </w:tblPr>
      <w:tblGrid>
        <w:gridCol w:w="675"/>
        <w:gridCol w:w="3872"/>
        <w:gridCol w:w="3783"/>
      </w:tblGrid>
      <w:tr w:rsidR="006E2457" w:rsidRPr="006E2457" w14:paraId="78527AA1" w14:textId="77777777" w:rsidTr="00EE7C3F">
        <w:trPr>
          <w:jc w:val="center"/>
        </w:trPr>
        <w:tc>
          <w:tcPr>
            <w:tcW w:w="675" w:type="dxa"/>
            <w:shd w:val="clear" w:color="auto" w:fill="D9D9D9" w:themeFill="background1" w:themeFillShade="D9"/>
            <w:vAlign w:val="center"/>
          </w:tcPr>
          <w:p w14:paraId="088192C5" w14:textId="77777777" w:rsidR="006E2457" w:rsidRPr="006E2457" w:rsidRDefault="006E2457" w:rsidP="00EE7C3F">
            <w:pPr>
              <w:snapToGrid w:val="0"/>
              <w:spacing w:beforeLines="50" w:before="190"/>
              <w:jc w:val="center"/>
              <w:textAlignment w:val="auto"/>
              <w:rPr>
                <w:rFonts w:ascii="標楷體" w:hAnsi="標楷體"/>
                <w:sz w:val="24"/>
              </w:rPr>
            </w:pPr>
          </w:p>
        </w:tc>
        <w:tc>
          <w:tcPr>
            <w:tcW w:w="3872" w:type="dxa"/>
            <w:shd w:val="clear" w:color="auto" w:fill="D9D9D9" w:themeFill="background1" w:themeFillShade="D9"/>
            <w:vAlign w:val="center"/>
          </w:tcPr>
          <w:p w14:paraId="6DE84510" w14:textId="77777777" w:rsidR="006E2457" w:rsidRPr="006E2457" w:rsidRDefault="006E2457" w:rsidP="00EE7C3F">
            <w:pPr>
              <w:snapToGrid w:val="0"/>
              <w:spacing w:beforeLines="50" w:before="190"/>
              <w:jc w:val="center"/>
              <w:textAlignment w:val="auto"/>
              <w:rPr>
                <w:rFonts w:ascii="標楷體" w:hAnsi="標楷體"/>
                <w:b/>
                <w:sz w:val="24"/>
              </w:rPr>
            </w:pPr>
            <w:r w:rsidRPr="006E2457">
              <w:rPr>
                <w:rFonts w:ascii="標楷體" w:hAnsi="標楷體"/>
                <w:b/>
                <w:sz w:val="24"/>
              </w:rPr>
              <w:t>平台功能項目</w:t>
            </w:r>
          </w:p>
        </w:tc>
        <w:tc>
          <w:tcPr>
            <w:tcW w:w="3783" w:type="dxa"/>
            <w:shd w:val="clear" w:color="auto" w:fill="D9D9D9" w:themeFill="background1" w:themeFillShade="D9"/>
            <w:vAlign w:val="center"/>
          </w:tcPr>
          <w:p w14:paraId="02AE6B2E" w14:textId="77777777" w:rsidR="006E2457" w:rsidRPr="006E2457" w:rsidRDefault="006E2457" w:rsidP="00EE7C3F">
            <w:pPr>
              <w:snapToGrid w:val="0"/>
              <w:spacing w:beforeLines="50" w:before="190"/>
              <w:jc w:val="center"/>
              <w:textAlignment w:val="auto"/>
              <w:rPr>
                <w:rFonts w:ascii="標楷體" w:hAnsi="標楷體"/>
                <w:b/>
                <w:sz w:val="24"/>
              </w:rPr>
            </w:pPr>
            <w:r w:rsidRPr="006E2457">
              <w:rPr>
                <w:rFonts w:ascii="標楷體" w:hAnsi="標楷體"/>
                <w:b/>
                <w:sz w:val="24"/>
              </w:rPr>
              <w:t>內容說明</w:t>
            </w:r>
          </w:p>
        </w:tc>
      </w:tr>
      <w:tr w:rsidR="006E2457" w:rsidRPr="006E2457" w14:paraId="63D393C1" w14:textId="77777777" w:rsidTr="006E2457">
        <w:trPr>
          <w:jc w:val="center"/>
        </w:trPr>
        <w:tc>
          <w:tcPr>
            <w:tcW w:w="675" w:type="dxa"/>
          </w:tcPr>
          <w:p w14:paraId="0F37782A"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1</w:t>
            </w:r>
          </w:p>
        </w:tc>
        <w:tc>
          <w:tcPr>
            <w:tcW w:w="3872" w:type="dxa"/>
          </w:tcPr>
          <w:p w14:paraId="5E09AF9C"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提供5組登入帳號供機關使用</w:t>
            </w:r>
          </w:p>
        </w:tc>
        <w:tc>
          <w:tcPr>
            <w:tcW w:w="3783" w:type="dxa"/>
          </w:tcPr>
          <w:p w14:paraId="34A2D109" w14:textId="3CD6729F" w:rsid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可以提供多組帳號供機關登入使用。</w:t>
            </w:r>
            <w:r w:rsidRPr="006E2457">
              <w:rPr>
                <w:rFonts w:ascii="標楷體" w:hAnsi="標楷體" w:hint="eastAsia"/>
                <w:sz w:val="24"/>
              </w:rPr>
              <w:t>將依照本案的建議提供</w:t>
            </w:r>
            <w:proofErr w:type="gramStart"/>
            <w:r w:rsidRPr="006E2457">
              <w:rPr>
                <w:rFonts w:ascii="標楷體" w:hAnsi="標楷體" w:hint="eastAsia"/>
                <w:sz w:val="24"/>
              </w:rPr>
              <w:t>四種等入瀏覽</w:t>
            </w:r>
            <w:proofErr w:type="gramEnd"/>
            <w:r w:rsidRPr="006E2457">
              <w:rPr>
                <w:rFonts w:ascii="標楷體" w:hAnsi="標楷體" w:hint="eastAsia"/>
                <w:sz w:val="24"/>
              </w:rPr>
              <w:t>管理權限：</w:t>
            </w:r>
          </w:p>
          <w:p w14:paraId="653A062E" w14:textId="77777777" w:rsidR="006E2457" w:rsidRPr="006E2457" w:rsidRDefault="006E2457" w:rsidP="00B03B9C">
            <w:pPr>
              <w:numPr>
                <w:ilvl w:val="0"/>
                <w:numId w:val="36"/>
              </w:numPr>
              <w:jc w:val="both"/>
              <w:textAlignment w:val="auto"/>
              <w:rPr>
                <w:rFonts w:ascii="標楷體" w:hAnsi="標楷體"/>
                <w:sz w:val="24"/>
              </w:rPr>
            </w:pPr>
            <w:r w:rsidRPr="006E2457">
              <w:rPr>
                <w:rFonts w:ascii="標楷體" w:hAnsi="標楷體" w:hint="eastAsia"/>
                <w:sz w:val="24"/>
              </w:rPr>
              <w:t>系統管理員。</w:t>
            </w:r>
          </w:p>
          <w:p w14:paraId="7E0C1096" w14:textId="77777777" w:rsidR="006E2457" w:rsidRPr="006E2457" w:rsidRDefault="006E2457" w:rsidP="00B03B9C">
            <w:pPr>
              <w:numPr>
                <w:ilvl w:val="0"/>
                <w:numId w:val="36"/>
              </w:numPr>
              <w:jc w:val="both"/>
              <w:textAlignment w:val="auto"/>
              <w:rPr>
                <w:rFonts w:ascii="標楷體" w:hAnsi="標楷體"/>
                <w:sz w:val="24"/>
              </w:rPr>
            </w:pPr>
            <w:r w:rsidRPr="006E2457">
              <w:rPr>
                <w:rFonts w:ascii="標楷體" w:hAnsi="標楷體" w:hint="eastAsia"/>
                <w:sz w:val="24"/>
              </w:rPr>
              <w:t>資產負責人。</w:t>
            </w:r>
          </w:p>
          <w:p w14:paraId="2FE550B1" w14:textId="77777777" w:rsidR="006E2457" w:rsidRPr="006E2457" w:rsidDel="00CC3DF4" w:rsidRDefault="006E2457" w:rsidP="00B03B9C">
            <w:pPr>
              <w:numPr>
                <w:ilvl w:val="0"/>
                <w:numId w:val="36"/>
              </w:numPr>
              <w:jc w:val="both"/>
              <w:textAlignment w:val="auto"/>
              <w:rPr>
                <w:del w:id="314" w:author="姜 廷儒" w:date="2022-12-17T22:08:00Z"/>
                <w:rFonts w:ascii="標楷體" w:hAnsi="標楷體"/>
                <w:sz w:val="24"/>
              </w:rPr>
            </w:pPr>
            <w:r w:rsidRPr="006E2457">
              <w:rPr>
                <w:rFonts w:ascii="標楷體" w:hAnsi="標楷體" w:hint="eastAsia"/>
                <w:sz w:val="24"/>
              </w:rPr>
              <w:t>稽核人員。</w:t>
            </w:r>
          </w:p>
          <w:p w14:paraId="0B555611" w14:textId="54A66C5B" w:rsidR="006E2457" w:rsidRPr="00CC3DF4" w:rsidRDefault="006E2457" w:rsidP="00CC3DF4">
            <w:pPr>
              <w:numPr>
                <w:ilvl w:val="0"/>
                <w:numId w:val="36"/>
              </w:numPr>
              <w:jc w:val="both"/>
              <w:textAlignment w:val="auto"/>
              <w:rPr>
                <w:rFonts w:ascii="標楷體" w:hAnsi="標楷體"/>
                <w:sz w:val="24"/>
              </w:rPr>
            </w:pPr>
            <w:del w:id="315" w:author="姜 廷儒" w:date="2022-12-17T22:08:00Z">
              <w:r w:rsidRPr="00CC3DF4" w:rsidDel="00CC3DF4">
                <w:rPr>
                  <w:rFonts w:ascii="標楷體" w:hAnsi="標楷體" w:hint="eastAsia"/>
                  <w:strike/>
                  <w:sz w:val="24"/>
                  <w:highlight w:val="yellow"/>
                  <w:rPrChange w:id="316" w:author="姜 廷儒" w:date="2022-12-17T22:08:00Z">
                    <w:rPr>
                      <w:rFonts w:ascii="標楷體" w:hAnsi="標楷體" w:hint="eastAsia"/>
                      <w:sz w:val="24"/>
                    </w:rPr>
                  </w:rPrChange>
                </w:rPr>
                <w:delText>日方</w:delText>
              </w:r>
              <w:r w:rsidRPr="00CC3DF4" w:rsidDel="00CC3DF4">
                <w:rPr>
                  <w:rFonts w:ascii="標楷體" w:hAnsi="標楷體"/>
                  <w:strike/>
                  <w:sz w:val="24"/>
                  <w:highlight w:val="yellow"/>
                  <w:rPrChange w:id="317" w:author="姜 廷儒" w:date="2022-12-17T22:08:00Z">
                    <w:rPr>
                      <w:rFonts w:ascii="標楷體" w:hAnsi="標楷體"/>
                      <w:sz w:val="24"/>
                    </w:rPr>
                  </w:rPrChange>
                </w:rPr>
                <w:delText>IT</w:delText>
              </w:r>
              <w:r w:rsidRPr="00CC3DF4" w:rsidDel="00CC3DF4">
                <w:rPr>
                  <w:rFonts w:ascii="標楷體" w:hAnsi="標楷體"/>
                  <w:b/>
                  <w:bCs/>
                  <w:strike/>
                  <w:sz w:val="24"/>
                  <w:highlight w:val="yellow"/>
                  <w:rPrChange w:id="318" w:author="姜 廷儒" w:date="2022-12-17T22:08:00Z">
                    <w:rPr>
                      <w:rFonts w:ascii="標楷體" w:hAnsi="標楷體"/>
                      <w:b/>
                      <w:bCs/>
                      <w:sz w:val="24"/>
                    </w:rPr>
                  </w:rPrChange>
                </w:rPr>
                <w:delText>(</w:delText>
              </w:r>
              <w:r w:rsidRPr="00CC3DF4" w:rsidDel="00CC3DF4">
                <w:rPr>
                  <w:rFonts w:ascii="標楷體" w:hAnsi="標楷體" w:hint="eastAsia"/>
                  <w:b/>
                  <w:bCs/>
                  <w:strike/>
                  <w:sz w:val="24"/>
                  <w:highlight w:val="yellow"/>
                  <w:rPrChange w:id="319" w:author="姜 廷儒" w:date="2022-12-17T22:08:00Z">
                    <w:rPr>
                      <w:rFonts w:ascii="標楷體" w:hAnsi="標楷體" w:hint="eastAsia"/>
                      <w:b/>
                      <w:bCs/>
                      <w:sz w:val="24"/>
                    </w:rPr>
                  </w:rPrChange>
                </w:rPr>
                <w:delText>僅有讀</w:delText>
              </w:r>
            </w:del>
            <w:del w:id="320" w:author="姜 廷儒" w:date="2022-12-17T22:07:00Z">
              <w:r w:rsidRPr="00CC3DF4" w:rsidDel="00CC3DF4">
                <w:rPr>
                  <w:rFonts w:ascii="標楷體" w:hAnsi="標楷體" w:hint="eastAsia"/>
                  <w:b/>
                  <w:bCs/>
                  <w:strike/>
                  <w:sz w:val="24"/>
                  <w:highlight w:val="yellow"/>
                  <w:rPrChange w:id="321" w:author="姜 廷儒" w:date="2022-12-17T22:08:00Z">
                    <w:rPr>
                      <w:rFonts w:ascii="標楷體" w:hAnsi="標楷體" w:hint="eastAsia"/>
                      <w:b/>
                      <w:bCs/>
                      <w:sz w:val="24"/>
                    </w:rPr>
                  </w:rPrChange>
                </w:rPr>
                <w:delText>取權限</w:delText>
              </w:r>
              <w:r w:rsidRPr="00CC3DF4" w:rsidDel="00CC3DF4">
                <w:rPr>
                  <w:rFonts w:ascii="標楷體" w:hAnsi="標楷體"/>
                  <w:b/>
                  <w:bCs/>
                  <w:strike/>
                  <w:sz w:val="24"/>
                  <w:highlight w:val="yellow"/>
                  <w:rPrChange w:id="322" w:author="姜 廷儒" w:date="2022-12-17T22:08:00Z">
                    <w:rPr>
                      <w:rFonts w:ascii="標楷體" w:hAnsi="標楷體"/>
                      <w:b/>
                      <w:bCs/>
                      <w:sz w:val="24"/>
                    </w:rPr>
                  </w:rPrChange>
                </w:rPr>
                <w:delText>)</w:delText>
              </w:r>
              <w:r w:rsidRPr="00CC3DF4" w:rsidDel="00CC3DF4">
                <w:rPr>
                  <w:rFonts w:ascii="標楷體" w:hAnsi="標楷體" w:hint="eastAsia"/>
                  <w:sz w:val="24"/>
                </w:rPr>
                <w:delText>。</w:delText>
              </w:r>
            </w:del>
          </w:p>
        </w:tc>
      </w:tr>
      <w:tr w:rsidR="006E2457" w:rsidRPr="006E2457" w14:paraId="0B4442F8" w14:textId="77777777" w:rsidTr="00EE7C3F">
        <w:trPr>
          <w:jc w:val="center"/>
        </w:trPr>
        <w:tc>
          <w:tcPr>
            <w:tcW w:w="675" w:type="dxa"/>
            <w:shd w:val="clear" w:color="auto" w:fill="D9D9D9" w:themeFill="background1" w:themeFillShade="D9"/>
            <w:vAlign w:val="center"/>
          </w:tcPr>
          <w:p w14:paraId="46D83B30" w14:textId="77777777" w:rsidR="006E2457" w:rsidRPr="006E2457" w:rsidRDefault="006E2457" w:rsidP="00EE7C3F">
            <w:pPr>
              <w:snapToGrid w:val="0"/>
              <w:spacing w:beforeLines="50" w:before="190"/>
              <w:jc w:val="center"/>
              <w:textAlignment w:val="auto"/>
              <w:rPr>
                <w:rFonts w:ascii="標楷體" w:hAnsi="標楷體"/>
                <w:sz w:val="24"/>
              </w:rPr>
            </w:pPr>
          </w:p>
        </w:tc>
        <w:tc>
          <w:tcPr>
            <w:tcW w:w="3872" w:type="dxa"/>
            <w:shd w:val="clear" w:color="auto" w:fill="D9D9D9" w:themeFill="background1" w:themeFillShade="D9"/>
            <w:vAlign w:val="center"/>
          </w:tcPr>
          <w:p w14:paraId="706385BD" w14:textId="77777777" w:rsidR="006E2457" w:rsidRPr="006E2457" w:rsidRDefault="006E2457" w:rsidP="00EE7C3F">
            <w:pPr>
              <w:snapToGrid w:val="0"/>
              <w:spacing w:beforeLines="50" w:before="190"/>
              <w:jc w:val="center"/>
              <w:textAlignment w:val="auto"/>
              <w:rPr>
                <w:rFonts w:ascii="標楷體" w:hAnsi="標楷體"/>
                <w:sz w:val="24"/>
              </w:rPr>
            </w:pPr>
            <w:r w:rsidRPr="006E2457">
              <w:rPr>
                <w:rFonts w:ascii="標楷體" w:hAnsi="標楷體" w:hint="eastAsia"/>
                <w:sz w:val="24"/>
              </w:rPr>
              <w:t>平台功能與介面</w:t>
            </w:r>
          </w:p>
        </w:tc>
        <w:tc>
          <w:tcPr>
            <w:tcW w:w="3783" w:type="dxa"/>
            <w:shd w:val="clear" w:color="auto" w:fill="D9D9D9" w:themeFill="background1" w:themeFillShade="D9"/>
            <w:vAlign w:val="center"/>
          </w:tcPr>
          <w:p w14:paraId="350E93AE" w14:textId="77777777" w:rsidR="006E2457" w:rsidRPr="006E2457" w:rsidRDefault="006E2457" w:rsidP="00EE7C3F">
            <w:pPr>
              <w:snapToGrid w:val="0"/>
              <w:spacing w:beforeLines="50" w:before="190"/>
              <w:jc w:val="center"/>
              <w:textAlignment w:val="auto"/>
              <w:rPr>
                <w:rFonts w:ascii="標楷體" w:hAnsi="標楷體"/>
                <w:sz w:val="24"/>
              </w:rPr>
            </w:pPr>
            <w:r w:rsidRPr="006E2457">
              <w:rPr>
                <w:rFonts w:ascii="標楷體" w:hAnsi="標楷體" w:hint="eastAsia"/>
                <w:sz w:val="24"/>
              </w:rPr>
              <w:t>內容說明</w:t>
            </w:r>
          </w:p>
        </w:tc>
      </w:tr>
      <w:tr w:rsidR="006E2457" w:rsidRPr="006E2457" w14:paraId="29CE582F" w14:textId="77777777" w:rsidTr="006E2457">
        <w:trPr>
          <w:jc w:val="center"/>
        </w:trPr>
        <w:tc>
          <w:tcPr>
            <w:tcW w:w="675" w:type="dxa"/>
          </w:tcPr>
          <w:p w14:paraId="54C9E5E1"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2</w:t>
            </w:r>
          </w:p>
        </w:tc>
        <w:tc>
          <w:tcPr>
            <w:tcW w:w="3872" w:type="dxa"/>
          </w:tcPr>
          <w:p w14:paraId="6084D502" w14:textId="77777777" w:rsidR="006E2457" w:rsidRPr="006E2457" w:rsidRDefault="006E2457" w:rsidP="006E2457">
            <w:pPr>
              <w:snapToGrid w:val="0"/>
              <w:spacing w:beforeLines="50" w:before="190"/>
              <w:jc w:val="both"/>
              <w:textAlignment w:val="auto"/>
              <w:rPr>
                <w:rFonts w:ascii="標楷體" w:hAnsi="標楷體"/>
                <w:sz w:val="24"/>
              </w:rPr>
            </w:pPr>
            <w:proofErr w:type="gramStart"/>
            <w:r w:rsidRPr="006E2457">
              <w:rPr>
                <w:rFonts w:ascii="標楷體" w:hAnsi="標楷體"/>
                <w:sz w:val="24"/>
              </w:rPr>
              <w:t>即時資安案件</w:t>
            </w:r>
            <w:proofErr w:type="gramEnd"/>
            <w:r w:rsidRPr="006E2457">
              <w:rPr>
                <w:rFonts w:ascii="標楷體" w:hAnsi="標楷體"/>
                <w:sz w:val="24"/>
              </w:rPr>
              <w:t>檢視及分析</w:t>
            </w:r>
            <w:r w:rsidRPr="006E2457">
              <w:rPr>
                <w:rFonts w:ascii="標楷體" w:hAnsi="標楷體"/>
                <w:sz w:val="24"/>
              </w:rPr>
              <w:br/>
            </w:r>
          </w:p>
        </w:tc>
        <w:tc>
          <w:tcPr>
            <w:tcW w:w="3783" w:type="dxa"/>
          </w:tcPr>
          <w:p w14:paraId="62EC999F" w14:textId="77777777" w:rsidR="006E2457" w:rsidRPr="006E2457" w:rsidRDefault="006E2457" w:rsidP="006E2457">
            <w:pPr>
              <w:snapToGrid w:val="0"/>
              <w:spacing w:beforeLines="50" w:before="190"/>
              <w:jc w:val="both"/>
              <w:textAlignment w:val="auto"/>
              <w:rPr>
                <w:rFonts w:ascii="標楷體" w:hAnsi="標楷體"/>
                <w:sz w:val="24"/>
              </w:rPr>
            </w:pPr>
            <w:proofErr w:type="gramStart"/>
            <w:r w:rsidRPr="006E2457">
              <w:rPr>
                <w:rFonts w:ascii="標楷體" w:hAnsi="標楷體"/>
                <w:sz w:val="24"/>
              </w:rPr>
              <w:t>最新資安案件</w:t>
            </w:r>
            <w:proofErr w:type="gramEnd"/>
            <w:r w:rsidRPr="006E2457">
              <w:rPr>
                <w:rFonts w:ascii="標楷體" w:hAnsi="標楷體"/>
                <w:sz w:val="24"/>
              </w:rPr>
              <w:t>須於通報後30分鐘內即可查詢。</w:t>
            </w:r>
          </w:p>
        </w:tc>
      </w:tr>
      <w:tr w:rsidR="006E2457" w:rsidRPr="006E2457" w14:paraId="43B9CE91" w14:textId="77777777" w:rsidTr="006E2457">
        <w:trPr>
          <w:jc w:val="center"/>
        </w:trPr>
        <w:tc>
          <w:tcPr>
            <w:tcW w:w="675" w:type="dxa"/>
          </w:tcPr>
          <w:p w14:paraId="6C19BA5E"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3</w:t>
            </w:r>
          </w:p>
        </w:tc>
        <w:tc>
          <w:tcPr>
            <w:tcW w:w="3872" w:type="dxa"/>
          </w:tcPr>
          <w:p w14:paraId="320FAA4D" w14:textId="77777777" w:rsidR="006E2457" w:rsidRPr="006E2457" w:rsidRDefault="006E2457" w:rsidP="006E2457">
            <w:pPr>
              <w:snapToGrid w:val="0"/>
              <w:spacing w:beforeLines="50" w:before="190"/>
              <w:jc w:val="both"/>
              <w:textAlignment w:val="auto"/>
              <w:rPr>
                <w:rFonts w:ascii="標楷體" w:hAnsi="標楷體"/>
                <w:sz w:val="24"/>
              </w:rPr>
            </w:pPr>
            <w:proofErr w:type="gramStart"/>
            <w:r w:rsidRPr="006E2457">
              <w:rPr>
                <w:rFonts w:ascii="標楷體" w:hAnsi="標楷體"/>
                <w:sz w:val="24"/>
              </w:rPr>
              <w:t>歷史資安案件</w:t>
            </w:r>
            <w:proofErr w:type="gramEnd"/>
            <w:r w:rsidRPr="006E2457">
              <w:rPr>
                <w:rFonts w:ascii="標楷體" w:hAnsi="標楷體"/>
                <w:sz w:val="24"/>
              </w:rPr>
              <w:t>查詢及統計</w:t>
            </w:r>
          </w:p>
        </w:tc>
        <w:tc>
          <w:tcPr>
            <w:tcW w:w="3783" w:type="dxa"/>
          </w:tcPr>
          <w:p w14:paraId="1E051315" w14:textId="77777777" w:rsidR="006E2457" w:rsidRPr="006E2457" w:rsidRDefault="006E2457" w:rsidP="006E2457">
            <w:pPr>
              <w:snapToGrid w:val="0"/>
              <w:spacing w:beforeLines="50" w:before="190"/>
              <w:jc w:val="both"/>
              <w:textAlignment w:val="auto"/>
              <w:rPr>
                <w:rFonts w:ascii="標楷體" w:hAnsi="標楷體"/>
                <w:sz w:val="24"/>
              </w:rPr>
            </w:pPr>
            <w:proofErr w:type="gramStart"/>
            <w:r w:rsidRPr="006E2457">
              <w:rPr>
                <w:rFonts w:ascii="標楷體" w:hAnsi="標楷體"/>
                <w:sz w:val="24"/>
              </w:rPr>
              <w:t>資安事件</w:t>
            </w:r>
            <w:proofErr w:type="gramEnd"/>
            <w:r w:rsidRPr="006E2457">
              <w:rPr>
                <w:rFonts w:ascii="標楷體" w:hAnsi="標楷體"/>
                <w:sz w:val="24"/>
              </w:rPr>
              <w:t>經通報後即可在此平台針對時間區間進行查詢。</w:t>
            </w:r>
          </w:p>
        </w:tc>
      </w:tr>
      <w:tr w:rsidR="006E2457" w:rsidRPr="006E2457" w14:paraId="3F675FF5" w14:textId="77777777" w:rsidTr="006E2457">
        <w:trPr>
          <w:jc w:val="center"/>
        </w:trPr>
        <w:tc>
          <w:tcPr>
            <w:tcW w:w="675" w:type="dxa"/>
          </w:tcPr>
          <w:p w14:paraId="4A366485"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4</w:t>
            </w:r>
          </w:p>
        </w:tc>
        <w:tc>
          <w:tcPr>
            <w:tcW w:w="3872" w:type="dxa"/>
          </w:tcPr>
          <w:p w14:paraId="23BB25F9"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hint="eastAsia"/>
                <w:sz w:val="24"/>
              </w:rPr>
              <w:t>M</w:t>
            </w:r>
            <w:r w:rsidRPr="006E2457">
              <w:rPr>
                <w:rFonts w:ascii="標楷體" w:hAnsi="標楷體"/>
                <w:sz w:val="24"/>
              </w:rPr>
              <w:t>DR</w:t>
            </w:r>
            <w:r w:rsidRPr="006E2457">
              <w:rPr>
                <w:rFonts w:ascii="標楷體" w:hAnsi="標楷體" w:hint="eastAsia"/>
                <w:sz w:val="24"/>
              </w:rPr>
              <w:t>服務事件</w:t>
            </w:r>
            <w:r w:rsidRPr="006E2457">
              <w:rPr>
                <w:rFonts w:ascii="標楷體" w:hAnsi="標楷體"/>
                <w:sz w:val="24"/>
              </w:rPr>
              <w:t>通報作業</w:t>
            </w:r>
          </w:p>
        </w:tc>
        <w:tc>
          <w:tcPr>
            <w:tcW w:w="3783" w:type="dxa"/>
          </w:tcPr>
          <w:p w14:paraId="5DAC8B43"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本平台會在首頁顯示</w:t>
            </w:r>
            <w:proofErr w:type="gramStart"/>
            <w:r w:rsidRPr="006E2457">
              <w:rPr>
                <w:rFonts w:ascii="標楷體" w:hAnsi="標楷體"/>
                <w:sz w:val="24"/>
              </w:rPr>
              <w:t>相關資安預警</w:t>
            </w:r>
            <w:proofErr w:type="gramEnd"/>
            <w:r w:rsidRPr="006E2457">
              <w:rPr>
                <w:rFonts w:ascii="標楷體" w:hAnsi="標楷體"/>
                <w:sz w:val="24"/>
              </w:rPr>
              <w:t>訊息，也會透過EMAIL方式將訊息寄送給主要窗口。</w:t>
            </w:r>
          </w:p>
        </w:tc>
      </w:tr>
      <w:tr w:rsidR="006E2457" w:rsidRPr="006E2457" w14:paraId="2C655C21" w14:textId="77777777" w:rsidTr="006E2457">
        <w:trPr>
          <w:jc w:val="center"/>
        </w:trPr>
        <w:tc>
          <w:tcPr>
            <w:tcW w:w="675" w:type="dxa"/>
          </w:tcPr>
          <w:p w14:paraId="7BD912F1"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5</w:t>
            </w:r>
          </w:p>
        </w:tc>
        <w:tc>
          <w:tcPr>
            <w:tcW w:w="3872" w:type="dxa"/>
          </w:tcPr>
          <w:p w14:paraId="51B898B1" w14:textId="77777777" w:rsidR="006E2457" w:rsidRPr="006E2457" w:rsidRDefault="006E2457" w:rsidP="006E2457">
            <w:pPr>
              <w:snapToGrid w:val="0"/>
              <w:spacing w:beforeLines="50" w:before="190"/>
              <w:jc w:val="both"/>
              <w:textAlignment w:val="auto"/>
              <w:rPr>
                <w:rFonts w:ascii="標楷體" w:hAnsi="標楷體"/>
                <w:sz w:val="24"/>
              </w:rPr>
            </w:pPr>
            <w:proofErr w:type="gramStart"/>
            <w:r w:rsidRPr="006E2457">
              <w:rPr>
                <w:rFonts w:ascii="標楷體" w:hAnsi="標楷體" w:hint="eastAsia"/>
                <w:sz w:val="24"/>
              </w:rPr>
              <w:t>資安</w:t>
            </w:r>
            <w:r w:rsidRPr="006E2457">
              <w:rPr>
                <w:rFonts w:ascii="標楷體" w:hAnsi="標楷體"/>
                <w:sz w:val="24"/>
              </w:rPr>
              <w:t>案件</w:t>
            </w:r>
            <w:proofErr w:type="gramEnd"/>
            <w:r w:rsidRPr="006E2457">
              <w:rPr>
                <w:rFonts w:ascii="標楷體" w:hAnsi="標楷體"/>
                <w:sz w:val="24"/>
              </w:rPr>
              <w:t>處理狀況追踪</w:t>
            </w:r>
            <w:r w:rsidRPr="006E2457">
              <w:rPr>
                <w:rFonts w:ascii="標楷體" w:hAnsi="標楷體"/>
                <w:sz w:val="24"/>
              </w:rPr>
              <w:br/>
            </w:r>
          </w:p>
        </w:tc>
        <w:tc>
          <w:tcPr>
            <w:tcW w:w="3783" w:type="dxa"/>
          </w:tcPr>
          <w:p w14:paraId="31C6A2EE"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可以針對過去的案件進行查詢</w:t>
            </w:r>
            <w:r w:rsidRPr="006E2457">
              <w:rPr>
                <w:rFonts w:ascii="標楷體" w:hAnsi="標楷體" w:hint="eastAsia"/>
                <w:sz w:val="24"/>
              </w:rPr>
              <w:t>。</w:t>
            </w:r>
          </w:p>
        </w:tc>
      </w:tr>
      <w:tr w:rsidR="006E2457" w:rsidRPr="006E2457" w14:paraId="0FEEE0DD" w14:textId="77777777" w:rsidTr="006E2457">
        <w:trPr>
          <w:jc w:val="center"/>
        </w:trPr>
        <w:tc>
          <w:tcPr>
            <w:tcW w:w="675" w:type="dxa"/>
          </w:tcPr>
          <w:p w14:paraId="478C2565"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hint="eastAsia"/>
                <w:sz w:val="24"/>
              </w:rPr>
              <w:t>6</w:t>
            </w:r>
          </w:p>
        </w:tc>
        <w:tc>
          <w:tcPr>
            <w:tcW w:w="3872" w:type="dxa"/>
          </w:tcPr>
          <w:p w14:paraId="66837180" w14:textId="77777777" w:rsidR="006E2457" w:rsidRPr="006E2457" w:rsidRDefault="006E2457" w:rsidP="006E2457">
            <w:pPr>
              <w:snapToGrid w:val="0"/>
              <w:spacing w:beforeLines="50" w:before="190"/>
              <w:jc w:val="both"/>
              <w:textAlignment w:val="auto"/>
              <w:rPr>
                <w:rFonts w:ascii="標楷體" w:hAnsi="標楷體"/>
                <w:sz w:val="24"/>
              </w:rPr>
            </w:pPr>
            <w:proofErr w:type="gramStart"/>
            <w:r w:rsidRPr="006E2457">
              <w:rPr>
                <w:rFonts w:ascii="標楷體" w:hAnsi="標楷體"/>
                <w:sz w:val="24"/>
              </w:rPr>
              <w:t>資安</w:t>
            </w:r>
            <w:r w:rsidRPr="006E2457">
              <w:rPr>
                <w:rFonts w:ascii="標楷體" w:hAnsi="標楷體" w:hint="eastAsia"/>
                <w:sz w:val="24"/>
              </w:rPr>
              <w:t>預警</w:t>
            </w:r>
            <w:proofErr w:type="gramEnd"/>
            <w:r w:rsidRPr="006E2457">
              <w:rPr>
                <w:rFonts w:ascii="標楷體" w:hAnsi="標楷體" w:hint="eastAsia"/>
                <w:sz w:val="24"/>
              </w:rPr>
              <w:t>情報</w:t>
            </w:r>
          </w:p>
        </w:tc>
        <w:tc>
          <w:tcPr>
            <w:tcW w:w="3783" w:type="dxa"/>
          </w:tcPr>
          <w:p w14:paraId="5BA62539"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hint="eastAsia"/>
                <w:sz w:val="24"/>
              </w:rPr>
              <w:t>國內外資訊安全威脅通報資訊。</w:t>
            </w:r>
          </w:p>
        </w:tc>
      </w:tr>
    </w:tbl>
    <w:p w14:paraId="1C9EFB7B" w14:textId="732A2401" w:rsidR="006E2457" w:rsidRDefault="006E2457" w:rsidP="006E2457">
      <w:pPr>
        <w:pStyle w:val="aff7"/>
      </w:pPr>
      <w:r w:rsidRPr="006E2457">
        <w:rPr>
          <w:rFonts w:hint="eastAsia"/>
        </w:rPr>
        <w:t>SRM</w:t>
      </w:r>
      <w:proofErr w:type="gramStart"/>
      <w:r w:rsidRPr="006E2457">
        <w:rPr>
          <w:rFonts w:hint="eastAsia"/>
        </w:rPr>
        <w:t>資安風險</w:t>
      </w:r>
      <w:proofErr w:type="gramEnd"/>
      <w:r w:rsidRPr="006E2457">
        <w:rPr>
          <w:rFonts w:hint="eastAsia"/>
        </w:rPr>
        <w:t>管理平台</w:t>
      </w:r>
      <w:del w:id="323" w:author="姜 廷儒" w:date="2022-12-17T22:08:00Z">
        <w:r w:rsidRPr="006E2457" w:rsidDel="00CC3DF4">
          <w:rPr>
            <w:rFonts w:hint="eastAsia"/>
          </w:rPr>
          <w:delText>中心</w:delText>
        </w:r>
      </w:del>
      <w:r w:rsidRPr="006E2457">
        <w:rPr>
          <w:rFonts w:hint="eastAsia"/>
        </w:rPr>
        <w:t>事件管理如下圖</w:t>
      </w:r>
      <w:r w:rsidR="00C53C1E">
        <w:rPr>
          <w:rFonts w:hint="eastAsia"/>
          <w:lang w:eastAsia="zh-TW"/>
        </w:rPr>
        <w:t>7</w:t>
      </w:r>
      <w:r w:rsidR="00C53C1E">
        <w:rPr>
          <w:rFonts w:hint="eastAsia"/>
          <w:lang w:eastAsia="zh-TW"/>
        </w:rPr>
        <w:t>、</w:t>
      </w:r>
      <w:r w:rsidR="00C53C1E">
        <w:rPr>
          <w:rFonts w:hint="eastAsia"/>
          <w:lang w:eastAsia="zh-TW"/>
        </w:rPr>
        <w:t>8</w:t>
      </w:r>
      <w:r w:rsidRPr="006E2457">
        <w:rPr>
          <w:rFonts w:hint="eastAsia"/>
        </w:rPr>
        <w:t>所示，更詳細的操作使用於</w:t>
      </w:r>
      <w:r w:rsidRPr="006E2457">
        <w:rPr>
          <w:rFonts w:hint="eastAsia"/>
        </w:rPr>
        <w:t>MDR</w:t>
      </w:r>
      <w:r w:rsidRPr="006E2457">
        <w:rPr>
          <w:rFonts w:hint="eastAsia"/>
        </w:rPr>
        <w:t>服務使用者操作手冊中說明：</w:t>
      </w:r>
    </w:p>
    <w:p w14:paraId="17F0BFE8" w14:textId="760329A6" w:rsidR="006E2457" w:rsidRDefault="006E2457" w:rsidP="006E2457">
      <w:pPr>
        <w:rPr>
          <w:lang w:eastAsia="x-none"/>
        </w:rPr>
      </w:pPr>
      <w:r>
        <w:rPr>
          <w:noProof/>
        </w:rPr>
        <w:lastRenderedPageBreak/>
        <w:drawing>
          <wp:inline distT="0" distB="0" distL="0" distR="0" wp14:anchorId="5C80A4D6" wp14:editId="5D21D55D">
            <wp:extent cx="6211570" cy="3209719"/>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5542" cy="3216939"/>
                    </a:xfrm>
                    <a:prstGeom prst="rect">
                      <a:avLst/>
                    </a:prstGeom>
                    <a:noFill/>
                  </pic:spPr>
                </pic:pic>
              </a:graphicData>
            </a:graphic>
          </wp:inline>
        </w:drawing>
      </w:r>
    </w:p>
    <w:p w14:paraId="7261AF7A" w14:textId="0BFC6AA4" w:rsidR="006E2457" w:rsidRDefault="00EE7C3F" w:rsidP="00EE7C3F">
      <w:pPr>
        <w:pStyle w:val="affe"/>
        <w:spacing w:before="95" w:after="190"/>
        <w:rPr>
          <w:lang w:eastAsia="x-none"/>
        </w:rPr>
      </w:pPr>
      <w:bookmarkStart w:id="324" w:name="_Toc11950746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7</w:t>
      </w:r>
      <w:r>
        <w:fldChar w:fldCharType="end"/>
      </w:r>
      <w:r>
        <w:rPr>
          <w:rFonts w:hint="eastAsia"/>
        </w:rPr>
        <w:t>、</w:t>
      </w:r>
      <w:r w:rsidR="006E2457" w:rsidRPr="006E2457">
        <w:rPr>
          <w:rFonts w:hint="eastAsia"/>
          <w:lang w:eastAsia="x-none"/>
        </w:rPr>
        <w:t>MDR</w:t>
      </w:r>
      <w:proofErr w:type="spellStart"/>
      <w:r w:rsidR="006E2457" w:rsidRPr="006E2457">
        <w:rPr>
          <w:rFonts w:hint="eastAsia"/>
          <w:lang w:eastAsia="x-none"/>
        </w:rPr>
        <w:t>通報事件彙整</w:t>
      </w:r>
      <w:bookmarkEnd w:id="324"/>
      <w:proofErr w:type="spellEnd"/>
    </w:p>
    <w:p w14:paraId="5F20078E" w14:textId="45D6D81B" w:rsidR="006E2457" w:rsidRDefault="006E2457" w:rsidP="006E2457">
      <w:pPr>
        <w:rPr>
          <w:lang w:eastAsia="x-none"/>
        </w:rPr>
      </w:pPr>
      <w:r w:rsidRPr="00910086">
        <w:rPr>
          <w:rFonts w:ascii="標楷體" w:hAnsi="標楷體"/>
          <w:noProof/>
        </w:rPr>
        <w:drawing>
          <wp:anchor distT="0" distB="0" distL="114300" distR="114300" simplePos="0" relativeHeight="251661824" behindDoc="0" locked="0" layoutInCell="1" allowOverlap="1" wp14:anchorId="6E842D4B" wp14:editId="1484CDC6">
            <wp:simplePos x="0" y="0"/>
            <wp:positionH relativeFrom="column">
              <wp:posOffset>9525</wp:posOffset>
            </wp:positionH>
            <wp:positionV relativeFrom="paragraph">
              <wp:posOffset>237490</wp:posOffset>
            </wp:positionV>
            <wp:extent cx="6586220" cy="2950845"/>
            <wp:effectExtent l="0" t="0" r="5080" b="1905"/>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86220" cy="2950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D5FF8" w14:textId="7BC70D0E" w:rsidR="006E2457" w:rsidRDefault="006D6BE9" w:rsidP="006D6BE9">
      <w:pPr>
        <w:pStyle w:val="affe"/>
        <w:spacing w:before="95" w:after="190"/>
        <w:rPr>
          <w:lang w:eastAsia="x-none"/>
        </w:rPr>
      </w:pPr>
      <w:bookmarkStart w:id="325" w:name="_Toc11950746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8</w:t>
      </w:r>
      <w:r>
        <w:fldChar w:fldCharType="end"/>
      </w:r>
      <w:r>
        <w:rPr>
          <w:rFonts w:hint="eastAsia"/>
        </w:rPr>
        <w:t>、</w:t>
      </w:r>
      <w:proofErr w:type="spellStart"/>
      <w:r w:rsidR="006E2457" w:rsidRPr="006E2457">
        <w:rPr>
          <w:rFonts w:hint="eastAsia"/>
          <w:lang w:eastAsia="x-none"/>
        </w:rPr>
        <w:t>事件報告查詢圖</w:t>
      </w:r>
      <w:bookmarkEnd w:id="325"/>
      <w:proofErr w:type="spellEnd"/>
    </w:p>
    <w:p w14:paraId="1F9456B1" w14:textId="4D7FA0A0" w:rsidR="006D6BE9" w:rsidRDefault="006D6BE9">
      <w:pPr>
        <w:widowControl/>
        <w:textAlignment w:val="auto"/>
        <w:rPr>
          <w:lang w:eastAsia="x-none"/>
        </w:rPr>
      </w:pPr>
      <w:r>
        <w:rPr>
          <w:lang w:eastAsia="x-none"/>
        </w:rPr>
        <w:br w:type="page"/>
      </w:r>
    </w:p>
    <w:p w14:paraId="3710E256" w14:textId="67CD0E09" w:rsidR="006E2457" w:rsidRPr="00AC30F7" w:rsidRDefault="006E2457" w:rsidP="006E2457">
      <w:pPr>
        <w:pStyle w:val="ab"/>
      </w:pPr>
      <w:bookmarkStart w:id="326" w:name="_Toc119583040"/>
      <w:proofErr w:type="spellStart"/>
      <w:r w:rsidRPr="00AC30F7">
        <w:lastRenderedPageBreak/>
        <w:t>MDR</w:t>
      </w:r>
      <w:r w:rsidRPr="00AC30F7">
        <w:rPr>
          <w:rFonts w:hint="eastAsia"/>
        </w:rPr>
        <w:t>服務月報說明</w:t>
      </w:r>
      <w:bookmarkEnd w:id="326"/>
      <w:proofErr w:type="spellEnd"/>
    </w:p>
    <w:p w14:paraId="79DB9001" w14:textId="61421805" w:rsidR="006E2457" w:rsidRPr="00C53C1E" w:rsidRDefault="009300EB" w:rsidP="00301ED5">
      <w:pPr>
        <w:pStyle w:val="aff5"/>
      </w:pPr>
      <w:r w:rsidRPr="00C53C1E">
        <w:rPr>
          <w:rFonts w:hint="eastAsia"/>
        </w:rPr>
        <w:t>資安監控服務機制建立開始運作次月起，依需求書要求每月</w:t>
      </w:r>
      <w:r w:rsidRPr="00C53C1E">
        <w:t>15</w:t>
      </w:r>
      <w:r w:rsidRPr="00C53C1E">
        <w:rPr>
          <w:rFonts w:hint="eastAsia"/>
        </w:rPr>
        <w:t>日前，將前</w:t>
      </w:r>
      <w:r w:rsidRPr="00C53C1E">
        <w:t xml:space="preserve">1 </w:t>
      </w:r>
      <w:proofErr w:type="spellStart"/>
      <w:r w:rsidRPr="00C53C1E">
        <w:rPr>
          <w:rFonts w:hint="eastAsia"/>
        </w:rPr>
        <w:t>個月</w:t>
      </w:r>
      <w:r w:rsidRPr="00C53C1E">
        <w:t>MDR</w:t>
      </w:r>
      <w:r w:rsidRPr="00C53C1E">
        <w:rPr>
          <w:rFonts w:hint="eastAsia"/>
        </w:rPr>
        <w:t>資安事件整合於</w:t>
      </w:r>
      <w:r w:rsidRPr="00C53C1E">
        <w:t>SOC</w:t>
      </w:r>
      <w:r w:rsidRPr="00C53C1E">
        <w:rPr>
          <w:rFonts w:hint="eastAsia"/>
        </w:rPr>
        <w:t>月報。報告內容是依據前一個月</w:t>
      </w:r>
      <w:proofErr w:type="spellEnd"/>
      <w:r w:rsidRPr="00C53C1E">
        <w:t xml:space="preserve"> </w:t>
      </w:r>
      <w:proofErr w:type="spellStart"/>
      <w:r w:rsidRPr="00C53C1E">
        <w:t>MDR</w:t>
      </w:r>
      <w:r w:rsidRPr="00C53C1E">
        <w:rPr>
          <w:rFonts w:hint="eastAsia"/>
        </w:rPr>
        <w:t>所監控、記錄之事件，做統計與建議說明，以</w:t>
      </w:r>
      <w:r w:rsidRPr="00C53C1E">
        <w:t>Word</w:t>
      </w:r>
      <w:proofErr w:type="spellEnd"/>
      <w:r w:rsidRPr="00C53C1E">
        <w:t xml:space="preserve"> </w:t>
      </w:r>
      <w:proofErr w:type="spellStart"/>
      <w:r w:rsidRPr="00C53C1E">
        <w:rPr>
          <w:rFonts w:hint="eastAsia"/>
        </w:rPr>
        <w:t>檔案格式提供，除了各項可疑攻擊事件外，也將遇到之問題及改善之建議一併提出，並</w:t>
      </w:r>
      <w:proofErr w:type="gramStart"/>
      <w:r w:rsidRPr="00C53C1E">
        <w:rPr>
          <w:rFonts w:hint="eastAsia"/>
        </w:rPr>
        <w:t>與貴公</w:t>
      </w:r>
      <w:r w:rsidR="00C53C1E" w:rsidRPr="00C53C1E">
        <w:rPr>
          <w:rFonts w:hint="eastAsia"/>
          <w:lang w:eastAsia="zh-TW"/>
        </w:rPr>
        <w:t>會</w:t>
      </w:r>
      <w:r w:rsidRPr="00C53C1E">
        <w:rPr>
          <w:rFonts w:hint="eastAsia"/>
        </w:rPr>
        <w:t>通</w:t>
      </w:r>
      <w:proofErr w:type="gramEnd"/>
      <w:r w:rsidRPr="00C53C1E">
        <w:rPr>
          <w:rFonts w:hint="eastAsia"/>
        </w:rPr>
        <w:t>討論，分析撰寫之內容</w:t>
      </w:r>
      <w:proofErr w:type="gramStart"/>
      <w:r w:rsidRPr="00C53C1E">
        <w:rPr>
          <w:rFonts w:hint="eastAsia"/>
        </w:rPr>
        <w:t>可讓維運</w:t>
      </w:r>
      <w:proofErr w:type="gramEnd"/>
      <w:r w:rsidRPr="00C53C1E">
        <w:rPr>
          <w:rFonts w:hint="eastAsia"/>
        </w:rPr>
        <w:t>人員瞭解事故的發生與建議，以利客戶持續提升資通安全防護能力。每月彙整之報表包含下列各類統計資料</w:t>
      </w:r>
      <w:proofErr w:type="spellEnd"/>
      <w:r w:rsidR="006E2457" w:rsidRPr="00C53C1E">
        <w:rPr>
          <w:rFonts w:hint="eastAsia"/>
        </w:rPr>
        <w:t>：</w:t>
      </w:r>
    </w:p>
    <w:p w14:paraId="1980A794" w14:textId="78542A85" w:rsidR="006E2457" w:rsidRPr="00C53C1E" w:rsidRDefault="006E2457" w:rsidP="00A12E74">
      <w:pPr>
        <w:pStyle w:val="20"/>
      </w:pPr>
      <w:proofErr w:type="spellStart"/>
      <w:r w:rsidRPr="00C53C1E">
        <w:rPr>
          <w:rFonts w:hint="eastAsia"/>
        </w:rPr>
        <w:t>資安事件</w:t>
      </w:r>
      <w:proofErr w:type="spellEnd"/>
      <w:r w:rsidRPr="00C53C1E">
        <w:t>(</w:t>
      </w:r>
      <w:r w:rsidRPr="00C53C1E">
        <w:rPr>
          <w:rFonts w:hint="eastAsia"/>
        </w:rPr>
        <w:t>故</w:t>
      </w:r>
      <w:r w:rsidRPr="00C53C1E">
        <w:t>)</w:t>
      </w:r>
      <w:proofErr w:type="spellStart"/>
      <w:r w:rsidRPr="00C53C1E">
        <w:rPr>
          <w:rFonts w:hint="eastAsia"/>
        </w:rPr>
        <w:t>說明</w:t>
      </w:r>
      <w:proofErr w:type="spellEnd"/>
    </w:p>
    <w:p w14:paraId="7AB983B4" w14:textId="2B74A3C3" w:rsidR="006E2457" w:rsidRPr="00C53C1E" w:rsidRDefault="006E2457" w:rsidP="006E2457">
      <w:pPr>
        <w:pStyle w:val="20"/>
      </w:pPr>
      <w:proofErr w:type="spellStart"/>
      <w:r w:rsidRPr="00C53C1E">
        <w:rPr>
          <w:rFonts w:hint="eastAsia"/>
        </w:rPr>
        <w:t>建議改善項目</w:t>
      </w:r>
      <w:proofErr w:type="spellEnd"/>
    </w:p>
    <w:p w14:paraId="1407F388" w14:textId="4FF03384" w:rsidR="006E2457" w:rsidRDefault="009300EB" w:rsidP="006E2457">
      <w:pPr>
        <w:jc w:val="center"/>
        <w:rPr>
          <w:lang w:val="x-none" w:eastAsia="x-none"/>
        </w:rPr>
      </w:pPr>
      <w:r w:rsidRPr="000425E5">
        <w:rPr>
          <w:noProof/>
        </w:rPr>
        <w:drawing>
          <wp:inline distT="0" distB="0" distL="0" distR="0" wp14:anchorId="415E3C25" wp14:editId="57363B9F">
            <wp:extent cx="4028864" cy="3063968"/>
            <wp:effectExtent l="19050" t="19050" r="10160" b="22225"/>
            <wp:docPr id="115" name="圖片 1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圖片 115" descr="一張含有 文字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4984" cy="3076227"/>
                    </a:xfrm>
                    <a:prstGeom prst="rect">
                      <a:avLst/>
                    </a:prstGeom>
                    <a:noFill/>
                    <a:ln>
                      <a:solidFill>
                        <a:schemeClr val="bg1">
                          <a:lumMod val="85000"/>
                        </a:schemeClr>
                      </a:solidFill>
                    </a:ln>
                  </pic:spPr>
                </pic:pic>
              </a:graphicData>
            </a:graphic>
          </wp:inline>
        </w:drawing>
      </w:r>
    </w:p>
    <w:p w14:paraId="5E668AFD" w14:textId="7C916DCF" w:rsidR="006E2457" w:rsidRDefault="006D6BE9" w:rsidP="006D6BE9">
      <w:pPr>
        <w:pStyle w:val="affe"/>
        <w:spacing w:before="95" w:after="190"/>
        <w:rPr>
          <w:rFonts w:ascii="標楷體" w:hAnsi="標楷體"/>
        </w:rPr>
      </w:pPr>
      <w:bookmarkStart w:id="327" w:name="_Toc11950746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9</w:t>
      </w:r>
      <w:r>
        <w:fldChar w:fldCharType="end"/>
      </w:r>
      <w:r>
        <w:rPr>
          <w:rFonts w:hint="eastAsia"/>
        </w:rPr>
        <w:t>、</w:t>
      </w:r>
      <w:r w:rsidR="009300EB" w:rsidRPr="00D44FC8">
        <w:rPr>
          <w:rPrChange w:id="328" w:author="傅駿勳" w:date="2022-12-14T16:47:00Z">
            <w:rPr>
              <w:highlight w:val="yellow"/>
            </w:rPr>
          </w:rPrChange>
        </w:rPr>
        <w:t>SOC</w:t>
      </w:r>
      <w:r w:rsidR="009300EB" w:rsidRPr="00D44FC8">
        <w:rPr>
          <w:rFonts w:hint="eastAsia"/>
          <w:rPrChange w:id="329" w:author="傅駿勳" w:date="2022-12-14T16:47:00Z">
            <w:rPr>
              <w:rFonts w:hint="eastAsia"/>
              <w:highlight w:val="yellow"/>
            </w:rPr>
          </w:rPrChange>
        </w:rPr>
        <w:t>、</w:t>
      </w:r>
      <w:r w:rsidR="009300EB" w:rsidRPr="00D44FC8">
        <w:rPr>
          <w:rPrChange w:id="330" w:author="傅駿勳" w:date="2022-12-14T16:47:00Z">
            <w:rPr>
              <w:highlight w:val="yellow"/>
            </w:rPr>
          </w:rPrChange>
        </w:rPr>
        <w:t>MDR</w:t>
      </w:r>
      <w:r w:rsidR="009300EB" w:rsidRPr="00D44FC8">
        <w:rPr>
          <w:rFonts w:hint="eastAsia"/>
          <w:rPrChange w:id="331" w:author="傅駿勳" w:date="2022-12-14T16:47:00Z">
            <w:rPr>
              <w:rFonts w:hint="eastAsia"/>
              <w:highlight w:val="yellow"/>
            </w:rPr>
          </w:rPrChange>
        </w:rPr>
        <w:t>月報整合示意圖</w:t>
      </w:r>
      <w:bookmarkEnd w:id="327"/>
    </w:p>
    <w:p w14:paraId="474DF4F4" w14:textId="6D994347" w:rsidR="006E2457" w:rsidRPr="000667F3" w:rsidRDefault="006E2457" w:rsidP="006E2457">
      <w:pPr>
        <w:pStyle w:val="aa"/>
      </w:pPr>
      <w:bookmarkStart w:id="332" w:name="_Toc119583041"/>
      <w:proofErr w:type="spellStart"/>
      <w:r w:rsidRPr="000667F3">
        <w:rPr>
          <w:rFonts w:hint="eastAsia"/>
        </w:rPr>
        <w:lastRenderedPageBreak/>
        <w:t>工作項目規劃與交付項目</w:t>
      </w:r>
      <w:bookmarkEnd w:id="332"/>
      <w:proofErr w:type="spellEnd"/>
    </w:p>
    <w:p w14:paraId="2BB6DA07" w14:textId="4798AA9D" w:rsidR="009E0433" w:rsidRDefault="009E0433" w:rsidP="009E0433">
      <w:pPr>
        <w:pStyle w:val="ac"/>
        <w:rPr>
          <w:lang w:eastAsia="zh-TW"/>
        </w:rPr>
      </w:pPr>
      <w:bookmarkStart w:id="333" w:name="_Toc119583042"/>
      <w:r w:rsidRPr="000667F3">
        <w:rPr>
          <w:rFonts w:hint="eastAsia"/>
          <w:lang w:eastAsia="zh-TW"/>
        </w:rPr>
        <w:t>工作項目規劃</w:t>
      </w:r>
      <w:bookmarkEnd w:id="333"/>
    </w:p>
    <w:tbl>
      <w:tblPr>
        <w:tblStyle w:val="afff1"/>
        <w:tblW w:w="9493" w:type="dxa"/>
        <w:jc w:val="center"/>
        <w:tblLook w:val="04A0" w:firstRow="1" w:lastRow="0" w:firstColumn="1" w:lastColumn="0" w:noHBand="0" w:noVBand="1"/>
      </w:tblPr>
      <w:tblGrid>
        <w:gridCol w:w="1355"/>
        <w:gridCol w:w="6153"/>
        <w:gridCol w:w="1985"/>
      </w:tblGrid>
      <w:tr w:rsidR="00C24233" w:rsidRPr="00C24233" w14:paraId="6C444ACD" w14:textId="77777777" w:rsidTr="007F2DD8">
        <w:trPr>
          <w:jc w:val="center"/>
        </w:trPr>
        <w:tc>
          <w:tcPr>
            <w:tcW w:w="1355" w:type="dxa"/>
            <w:shd w:val="clear" w:color="auto" w:fill="D9D9D9" w:themeFill="background1" w:themeFillShade="D9"/>
            <w:vAlign w:val="center"/>
          </w:tcPr>
          <w:p w14:paraId="40E9E8CC" w14:textId="77777777" w:rsidR="00C24233" w:rsidRPr="00C53C1E" w:rsidRDefault="00C24233" w:rsidP="007F2DD8">
            <w:pPr>
              <w:pStyle w:val="afb"/>
              <w:spacing w:after="95"/>
              <w:ind w:leftChars="0" w:left="0"/>
              <w:jc w:val="center"/>
              <w:rPr>
                <w:b/>
              </w:rPr>
            </w:pPr>
            <w:r w:rsidRPr="00C53C1E">
              <w:rPr>
                <w:b/>
              </w:rPr>
              <w:t>階段</w:t>
            </w:r>
          </w:p>
        </w:tc>
        <w:tc>
          <w:tcPr>
            <w:tcW w:w="6153" w:type="dxa"/>
            <w:shd w:val="clear" w:color="auto" w:fill="D9D9D9" w:themeFill="background1" w:themeFillShade="D9"/>
            <w:vAlign w:val="center"/>
          </w:tcPr>
          <w:p w14:paraId="6894BD33" w14:textId="77777777" w:rsidR="00C24233" w:rsidRPr="00C53C1E" w:rsidRDefault="00C24233" w:rsidP="007F2DD8">
            <w:pPr>
              <w:pStyle w:val="afb"/>
              <w:spacing w:after="95"/>
              <w:ind w:leftChars="0" w:left="0"/>
              <w:jc w:val="center"/>
              <w:rPr>
                <w:b/>
              </w:rPr>
            </w:pPr>
            <w:r w:rsidRPr="00C53C1E">
              <w:rPr>
                <w:b/>
              </w:rPr>
              <w:t>內容</w:t>
            </w:r>
          </w:p>
        </w:tc>
        <w:tc>
          <w:tcPr>
            <w:tcW w:w="1985" w:type="dxa"/>
            <w:shd w:val="clear" w:color="auto" w:fill="D9D9D9" w:themeFill="background1" w:themeFillShade="D9"/>
            <w:vAlign w:val="center"/>
          </w:tcPr>
          <w:p w14:paraId="2D2B2C03" w14:textId="77777777" w:rsidR="00C24233" w:rsidRPr="00C53C1E" w:rsidRDefault="00C24233" w:rsidP="007F2DD8">
            <w:pPr>
              <w:pStyle w:val="afb"/>
              <w:spacing w:after="95"/>
              <w:ind w:leftChars="0" w:left="0"/>
              <w:jc w:val="center"/>
              <w:rPr>
                <w:b/>
              </w:rPr>
            </w:pPr>
            <w:r w:rsidRPr="00C53C1E">
              <w:rPr>
                <w:b/>
              </w:rPr>
              <w:t>時程</w:t>
            </w:r>
          </w:p>
        </w:tc>
      </w:tr>
      <w:tr w:rsidR="00C24233" w:rsidRPr="00C24233" w14:paraId="76270D1D" w14:textId="77777777" w:rsidTr="00C24233">
        <w:trPr>
          <w:trHeight w:val="674"/>
          <w:jc w:val="center"/>
        </w:trPr>
        <w:tc>
          <w:tcPr>
            <w:tcW w:w="1355" w:type="dxa"/>
          </w:tcPr>
          <w:p w14:paraId="12F680E7" w14:textId="4421EBBB" w:rsidR="00C24233" w:rsidRPr="00C53C1E" w:rsidRDefault="007F2DD8" w:rsidP="007F2DD8">
            <w:pPr>
              <w:pStyle w:val="afb"/>
              <w:spacing w:after="95"/>
              <w:ind w:leftChars="0" w:left="0"/>
            </w:pPr>
            <w:r w:rsidRPr="00C53C1E">
              <w:t>專案啟動會議</w:t>
            </w:r>
          </w:p>
        </w:tc>
        <w:tc>
          <w:tcPr>
            <w:tcW w:w="6153" w:type="dxa"/>
          </w:tcPr>
          <w:p w14:paraId="15BBDD16" w14:textId="479C9BF7" w:rsidR="00C24233" w:rsidRPr="00C53C1E" w:rsidRDefault="007F2DD8" w:rsidP="00B03B9C">
            <w:pPr>
              <w:pStyle w:val="aff7"/>
              <w:numPr>
                <w:ilvl w:val="0"/>
                <w:numId w:val="37"/>
              </w:numPr>
              <w:ind w:leftChars="0" w:firstLineChars="0"/>
            </w:pPr>
            <w:proofErr w:type="spellStart"/>
            <w:r w:rsidRPr="00C53C1E">
              <w:t>專案服務</w:t>
            </w:r>
            <w:r w:rsidRPr="00C53C1E">
              <w:rPr>
                <w:rFonts w:hint="eastAsia"/>
              </w:rPr>
              <w:t>執行計畫書</w:t>
            </w:r>
            <w:proofErr w:type="spellEnd"/>
          </w:p>
        </w:tc>
        <w:tc>
          <w:tcPr>
            <w:tcW w:w="1985" w:type="dxa"/>
            <w:vAlign w:val="center"/>
          </w:tcPr>
          <w:p w14:paraId="631D4D30" w14:textId="77777777" w:rsidR="00C24233" w:rsidRPr="00C53C1E" w:rsidRDefault="00C24233" w:rsidP="007F2DD8">
            <w:pPr>
              <w:textAlignment w:val="auto"/>
              <w:rPr>
                <w:kern w:val="0"/>
              </w:rPr>
            </w:pPr>
            <w:r w:rsidRPr="00C53C1E">
              <w:rPr>
                <w:kern w:val="0"/>
              </w:rPr>
              <w:t>111</w:t>
            </w:r>
            <w:r w:rsidRPr="00C53C1E">
              <w:rPr>
                <w:kern w:val="0"/>
              </w:rPr>
              <w:t>年</w:t>
            </w:r>
            <w:r w:rsidRPr="00C53C1E">
              <w:rPr>
                <w:kern w:val="0"/>
              </w:rPr>
              <w:t>10</w:t>
            </w:r>
            <w:r w:rsidRPr="00C53C1E">
              <w:rPr>
                <w:kern w:val="0"/>
              </w:rPr>
              <w:t>月</w:t>
            </w:r>
            <w:r w:rsidRPr="00C53C1E">
              <w:rPr>
                <w:kern w:val="0"/>
              </w:rPr>
              <w:t>31</w:t>
            </w:r>
            <w:r w:rsidRPr="00C53C1E">
              <w:rPr>
                <w:kern w:val="0"/>
              </w:rPr>
              <w:t>日前完成。</w:t>
            </w:r>
          </w:p>
        </w:tc>
      </w:tr>
      <w:tr w:rsidR="00C24233" w:rsidRPr="00C24233" w14:paraId="1F758F0D" w14:textId="77777777" w:rsidTr="00C24233">
        <w:trPr>
          <w:trHeight w:val="1451"/>
          <w:jc w:val="center"/>
        </w:trPr>
        <w:tc>
          <w:tcPr>
            <w:tcW w:w="1355" w:type="dxa"/>
          </w:tcPr>
          <w:p w14:paraId="532F1A34" w14:textId="46E32498" w:rsidR="00C24233" w:rsidRPr="00C53C1E" w:rsidDel="008F5DC3" w:rsidRDefault="00C24233" w:rsidP="008C4239">
            <w:pPr>
              <w:pStyle w:val="aff7"/>
              <w:ind w:leftChars="0" w:left="0" w:firstLineChars="0" w:firstLine="0"/>
              <w:rPr>
                <w:del w:id="334" w:author="姜 廷儒" w:date="2022-12-16T12:10:00Z"/>
              </w:rPr>
            </w:pPr>
            <w:proofErr w:type="spellStart"/>
            <w:r w:rsidRPr="00C53C1E">
              <w:t>第一階段</w:t>
            </w:r>
          </w:p>
          <w:p w14:paraId="510D22B8" w14:textId="77777777" w:rsidR="00C24233" w:rsidRPr="00C53C1E" w:rsidRDefault="00C24233" w:rsidP="007F2DD8">
            <w:pPr>
              <w:pStyle w:val="aff7"/>
              <w:ind w:leftChars="0" w:left="0" w:firstLineChars="0" w:firstLine="0"/>
            </w:pPr>
            <w:r w:rsidRPr="00C53C1E">
              <w:t>專案啟動階段</w:t>
            </w:r>
            <w:proofErr w:type="spellEnd"/>
          </w:p>
        </w:tc>
        <w:tc>
          <w:tcPr>
            <w:tcW w:w="6153" w:type="dxa"/>
          </w:tcPr>
          <w:p w14:paraId="7FF9C0E9" w14:textId="77777777" w:rsidR="00C24233" w:rsidRPr="00C53C1E" w:rsidRDefault="00C24233" w:rsidP="00B03B9C">
            <w:pPr>
              <w:pStyle w:val="aff7"/>
              <w:numPr>
                <w:ilvl w:val="0"/>
                <w:numId w:val="37"/>
              </w:numPr>
              <w:ind w:leftChars="0" w:firstLineChars="0"/>
            </w:pPr>
            <w:proofErr w:type="spellStart"/>
            <w:r w:rsidRPr="00C53C1E">
              <w:t>網路架構確認</w:t>
            </w:r>
            <w:proofErr w:type="spellEnd"/>
            <w:r w:rsidRPr="00C53C1E">
              <w:t>。</w:t>
            </w:r>
          </w:p>
          <w:p w14:paraId="2B6AA335" w14:textId="77777777" w:rsidR="00C24233" w:rsidRPr="00C53C1E" w:rsidRDefault="00C24233" w:rsidP="00B03B9C">
            <w:pPr>
              <w:pStyle w:val="aff7"/>
              <w:numPr>
                <w:ilvl w:val="0"/>
                <w:numId w:val="37"/>
              </w:numPr>
              <w:ind w:leftChars="0" w:firstLineChars="0"/>
            </w:pPr>
            <w:proofErr w:type="spellStart"/>
            <w:r w:rsidRPr="00C53C1E">
              <w:t>需求訪談與資產盤點</w:t>
            </w:r>
            <w:proofErr w:type="spellEnd"/>
            <w:r w:rsidRPr="00C53C1E">
              <w:t>。</w:t>
            </w:r>
          </w:p>
          <w:p w14:paraId="3503E5C5" w14:textId="77777777" w:rsidR="00C24233" w:rsidRPr="00C53C1E" w:rsidRDefault="00C24233" w:rsidP="00B03B9C">
            <w:pPr>
              <w:pStyle w:val="aff7"/>
              <w:numPr>
                <w:ilvl w:val="0"/>
                <w:numId w:val="37"/>
              </w:numPr>
              <w:ind w:leftChars="0" w:firstLineChars="0"/>
            </w:pPr>
            <w:proofErr w:type="spellStart"/>
            <w:r w:rsidRPr="00C53C1E">
              <w:t>說明專案進行方式、建置時程及配合事項</w:t>
            </w:r>
            <w:proofErr w:type="spellEnd"/>
            <w:r w:rsidRPr="00C53C1E">
              <w:t>。</w:t>
            </w:r>
          </w:p>
        </w:tc>
        <w:tc>
          <w:tcPr>
            <w:tcW w:w="1985" w:type="dxa"/>
            <w:vAlign w:val="center"/>
          </w:tcPr>
          <w:p w14:paraId="71929546" w14:textId="77777777" w:rsidR="00C24233" w:rsidRPr="00C53C1E" w:rsidRDefault="00C24233" w:rsidP="007F2DD8">
            <w:pPr>
              <w:pStyle w:val="aff7"/>
              <w:ind w:leftChars="0" w:left="0" w:firstLineChars="0" w:firstLine="0"/>
            </w:pPr>
            <w:r w:rsidRPr="00C53C1E">
              <w:t>111</w:t>
            </w:r>
            <w:r w:rsidRPr="00C53C1E">
              <w:t>年</w:t>
            </w:r>
            <w:r w:rsidRPr="00C53C1E">
              <w:t>11</w:t>
            </w:r>
            <w:r w:rsidRPr="00C53C1E">
              <w:t>月</w:t>
            </w:r>
            <w:r w:rsidRPr="00C53C1E">
              <w:t>5</w:t>
            </w:r>
            <w:r w:rsidRPr="00C53C1E">
              <w:t>日前完成。</w:t>
            </w:r>
          </w:p>
        </w:tc>
      </w:tr>
      <w:tr w:rsidR="00C24233" w:rsidRPr="00C24233" w14:paraId="65B0F15C" w14:textId="77777777" w:rsidTr="007F2DD8">
        <w:trPr>
          <w:jc w:val="center"/>
        </w:trPr>
        <w:tc>
          <w:tcPr>
            <w:tcW w:w="1355" w:type="dxa"/>
          </w:tcPr>
          <w:p w14:paraId="7BFD997F" w14:textId="77777777" w:rsidR="00C24233" w:rsidRPr="00C53C1E" w:rsidRDefault="00C24233" w:rsidP="007F2DD8">
            <w:pPr>
              <w:pStyle w:val="aff7"/>
              <w:ind w:leftChars="0" w:left="0" w:firstLineChars="0" w:firstLine="0"/>
            </w:pPr>
            <w:proofErr w:type="spellStart"/>
            <w:r w:rsidRPr="00C53C1E">
              <w:t>第二階段</w:t>
            </w:r>
            <w:proofErr w:type="spellEnd"/>
          </w:p>
          <w:p w14:paraId="4AF68AAE" w14:textId="77777777" w:rsidR="00C24233" w:rsidRPr="00C53C1E" w:rsidRDefault="00C24233" w:rsidP="007F2DD8">
            <w:pPr>
              <w:pStyle w:val="aff7"/>
              <w:ind w:leftChars="0" w:left="0" w:firstLineChars="0" w:firstLine="0"/>
            </w:pPr>
            <w:proofErr w:type="spellStart"/>
            <w:r w:rsidRPr="00C53C1E">
              <w:t>建置階段</w:t>
            </w:r>
            <w:proofErr w:type="spellEnd"/>
          </w:p>
        </w:tc>
        <w:tc>
          <w:tcPr>
            <w:tcW w:w="6153" w:type="dxa"/>
          </w:tcPr>
          <w:p w14:paraId="6F3324A0" w14:textId="77777777" w:rsidR="00C24233" w:rsidRPr="00C53C1E" w:rsidRDefault="00C24233" w:rsidP="00B03B9C">
            <w:pPr>
              <w:pStyle w:val="aff7"/>
              <w:numPr>
                <w:ilvl w:val="0"/>
                <w:numId w:val="37"/>
              </w:numPr>
              <w:ind w:leftChars="0" w:firstLineChars="0"/>
            </w:pPr>
            <w:r w:rsidRPr="00C53C1E">
              <w:t>EDR/</w:t>
            </w:r>
            <w:proofErr w:type="spellStart"/>
            <w:r w:rsidRPr="00C53C1E">
              <w:t>MDR</w:t>
            </w:r>
            <w:r w:rsidRPr="00C53C1E">
              <w:t>間防火牆規則設定</w:t>
            </w:r>
            <w:proofErr w:type="spellEnd"/>
            <w:r w:rsidRPr="00C53C1E">
              <w:t>。</w:t>
            </w:r>
          </w:p>
          <w:p w14:paraId="18111227" w14:textId="77777777" w:rsidR="00C24233" w:rsidRPr="00C53C1E" w:rsidRDefault="00C24233" w:rsidP="00B03B9C">
            <w:pPr>
              <w:pStyle w:val="aff7"/>
              <w:numPr>
                <w:ilvl w:val="0"/>
                <w:numId w:val="37"/>
              </w:numPr>
              <w:ind w:leftChars="0" w:firstLineChars="0"/>
            </w:pPr>
            <w:proofErr w:type="spellStart"/>
            <w:r w:rsidRPr="00C53C1E">
              <w:t>完成端點</w:t>
            </w:r>
            <w:r w:rsidRPr="00C53C1E">
              <w:t>EDR</w:t>
            </w:r>
            <w:r w:rsidRPr="00C53C1E">
              <w:t>軟體部署及連線報到</w:t>
            </w:r>
            <w:proofErr w:type="spellEnd"/>
            <w:r w:rsidRPr="00C53C1E">
              <w:t>。</w:t>
            </w:r>
          </w:p>
          <w:p w14:paraId="61F217BD" w14:textId="71383D68" w:rsidR="00C24233" w:rsidRPr="00C53C1E" w:rsidRDefault="007F2DD8" w:rsidP="00B03B9C">
            <w:pPr>
              <w:pStyle w:val="aff7"/>
              <w:numPr>
                <w:ilvl w:val="0"/>
                <w:numId w:val="37"/>
              </w:numPr>
              <w:ind w:leftChars="0" w:firstLineChars="0"/>
            </w:pPr>
            <w:bookmarkStart w:id="335" w:name="_Hlk120699096"/>
            <w:proofErr w:type="spellStart"/>
            <w:r w:rsidRPr="00C53C1E">
              <w:rPr>
                <w:rFonts w:hint="eastAsia"/>
              </w:rPr>
              <w:t>日誌拋送到中華</w:t>
            </w:r>
            <w:proofErr w:type="gramStart"/>
            <w:r w:rsidRPr="00C53C1E">
              <w:rPr>
                <w:rFonts w:hint="eastAsia"/>
              </w:rPr>
              <w:t>資安</w:t>
            </w:r>
            <w:r w:rsidRPr="00020AC1">
              <w:rPr>
                <w:highlight w:val="yellow"/>
                <w:rPrChange w:id="336" w:author="姜 廷儒" w:date="2022-12-16T12:12:00Z">
                  <w:rPr/>
                </w:rPrChange>
              </w:rPr>
              <w:t>SOC</w:t>
            </w:r>
            <w:ins w:id="337" w:author="姜 廷儒" w:date="2022-12-17T22:09:00Z">
              <w:r w:rsidR="005703F4" w:rsidRPr="005703F4">
                <w:rPr>
                  <w:rFonts w:hint="eastAsia"/>
                </w:rPr>
                <w:t>資安</w:t>
              </w:r>
              <w:proofErr w:type="gramEnd"/>
              <w:r w:rsidR="005703F4" w:rsidRPr="005703F4">
                <w:rPr>
                  <w:rFonts w:hint="eastAsia"/>
                </w:rPr>
                <w:t>監控</w:t>
              </w:r>
            </w:ins>
            <w:ins w:id="338" w:author="姜 廷儒" w:date="2022-12-17T22:08:00Z">
              <w:r w:rsidR="00CC3DF4">
                <w:rPr>
                  <w:rFonts w:hint="eastAsia"/>
                  <w:highlight w:val="yellow"/>
                  <w:lang w:eastAsia="zh-TW"/>
                </w:rPr>
                <w:t>中心</w:t>
              </w:r>
            </w:ins>
            <w:proofErr w:type="spellEnd"/>
            <w:del w:id="339" w:author="姜 廷儒" w:date="2022-12-17T22:08:00Z">
              <w:r w:rsidRPr="00020AC1" w:rsidDel="00CC3DF4">
                <w:rPr>
                  <w:rFonts w:hint="eastAsia"/>
                  <w:highlight w:val="yellow"/>
                  <w:rPrChange w:id="340" w:author="姜 廷儒" w:date="2022-12-16T12:12:00Z">
                    <w:rPr>
                      <w:rFonts w:hint="eastAsia"/>
                    </w:rPr>
                  </w:rPrChange>
                </w:rPr>
                <w:delText>平台</w:delText>
              </w:r>
            </w:del>
            <w:bookmarkEnd w:id="335"/>
            <w:proofErr w:type="spellStart"/>
            <w:r w:rsidR="00C24233" w:rsidRPr="00C53C1E">
              <w:t>並完成設定啟用</w:t>
            </w:r>
            <w:proofErr w:type="spellEnd"/>
            <w:r w:rsidR="00C24233" w:rsidRPr="00C53C1E">
              <w:t>。</w:t>
            </w:r>
          </w:p>
        </w:tc>
        <w:tc>
          <w:tcPr>
            <w:tcW w:w="1985" w:type="dxa"/>
            <w:vAlign w:val="center"/>
          </w:tcPr>
          <w:p w14:paraId="1F85A8FF" w14:textId="77777777" w:rsidR="00C24233" w:rsidRPr="00C53C1E" w:rsidRDefault="00C24233" w:rsidP="007F2DD8">
            <w:pPr>
              <w:pStyle w:val="aff7"/>
              <w:ind w:leftChars="0" w:left="0" w:firstLineChars="0" w:firstLine="0"/>
            </w:pPr>
            <w:r w:rsidRPr="00C53C1E">
              <w:t>111</w:t>
            </w:r>
            <w:r w:rsidRPr="00C53C1E">
              <w:t>年</w:t>
            </w:r>
            <w:r w:rsidRPr="00C53C1E">
              <w:t>12</w:t>
            </w:r>
            <w:r w:rsidRPr="00C53C1E">
              <w:t>月</w:t>
            </w:r>
            <w:r w:rsidRPr="00C53C1E">
              <w:t>10</w:t>
            </w:r>
            <w:r w:rsidRPr="00C53C1E">
              <w:t>日前完成。</w:t>
            </w:r>
          </w:p>
        </w:tc>
      </w:tr>
      <w:tr w:rsidR="00C24233" w:rsidRPr="00C24233" w14:paraId="7513BB88" w14:textId="77777777" w:rsidTr="007F2DD8">
        <w:trPr>
          <w:trHeight w:val="1703"/>
          <w:jc w:val="center"/>
        </w:trPr>
        <w:tc>
          <w:tcPr>
            <w:tcW w:w="1355" w:type="dxa"/>
          </w:tcPr>
          <w:p w14:paraId="50285580" w14:textId="77777777" w:rsidR="00C24233" w:rsidRPr="00C53C1E" w:rsidRDefault="00C24233" w:rsidP="007F2DD8">
            <w:pPr>
              <w:pStyle w:val="aff7"/>
              <w:ind w:leftChars="0" w:left="0" w:firstLineChars="0" w:firstLine="0"/>
            </w:pPr>
            <w:proofErr w:type="spellStart"/>
            <w:r w:rsidRPr="00C53C1E">
              <w:t>第三階段</w:t>
            </w:r>
            <w:proofErr w:type="spellEnd"/>
          </w:p>
          <w:p w14:paraId="3664EBBD" w14:textId="77777777" w:rsidR="00C24233" w:rsidRPr="00C53C1E" w:rsidRDefault="00C24233" w:rsidP="007F2DD8">
            <w:pPr>
              <w:pStyle w:val="aff7"/>
              <w:ind w:leftChars="0" w:left="0" w:firstLineChars="0" w:firstLine="0"/>
            </w:pPr>
            <w:proofErr w:type="spellStart"/>
            <w:r w:rsidRPr="00C53C1E">
              <w:t>測試階段</w:t>
            </w:r>
            <w:proofErr w:type="spellEnd"/>
          </w:p>
        </w:tc>
        <w:tc>
          <w:tcPr>
            <w:tcW w:w="6153" w:type="dxa"/>
          </w:tcPr>
          <w:p w14:paraId="58B47C23" w14:textId="77777777" w:rsidR="00C24233" w:rsidRPr="00C53C1E" w:rsidRDefault="00C24233" w:rsidP="00B03B9C">
            <w:pPr>
              <w:pStyle w:val="aff7"/>
              <w:numPr>
                <w:ilvl w:val="0"/>
                <w:numId w:val="37"/>
              </w:numPr>
              <w:ind w:leftChars="0" w:firstLineChars="0"/>
            </w:pPr>
            <w:proofErr w:type="spellStart"/>
            <w:r w:rsidRPr="00C53C1E">
              <w:t>MDR</w:t>
            </w:r>
            <w:r w:rsidRPr="00C53C1E">
              <w:t>監控系統上線前測試</w:t>
            </w:r>
            <w:proofErr w:type="spellEnd"/>
            <w:r w:rsidRPr="00C53C1E">
              <w:t>：</w:t>
            </w:r>
          </w:p>
          <w:p w14:paraId="1F0B39B0" w14:textId="043EEBDA" w:rsidR="00F11740" w:rsidRPr="00C35C96" w:rsidRDefault="00C24233" w:rsidP="00C35C96">
            <w:pPr>
              <w:pStyle w:val="aff7"/>
              <w:ind w:leftChars="0" w:left="480" w:firstLineChars="0" w:firstLine="0"/>
            </w:pPr>
            <w:proofErr w:type="spellStart"/>
            <w:r w:rsidRPr="00C53C1E">
              <w:t>觀察</w:t>
            </w:r>
            <w:r w:rsidRPr="00C53C1E">
              <w:t>LOG</w:t>
            </w:r>
            <w:r w:rsidRPr="00C53C1E">
              <w:t>收容狀況及規則觸發狀況，再予以調校</w:t>
            </w:r>
            <w:proofErr w:type="spellEnd"/>
            <w:r w:rsidRPr="00C53C1E">
              <w:t>。</w:t>
            </w:r>
          </w:p>
        </w:tc>
        <w:tc>
          <w:tcPr>
            <w:tcW w:w="1985" w:type="dxa"/>
            <w:vAlign w:val="center"/>
          </w:tcPr>
          <w:p w14:paraId="0CB0C8CB" w14:textId="77777777" w:rsidR="00C24233" w:rsidRPr="00C53C1E" w:rsidRDefault="00C24233" w:rsidP="007F2DD8">
            <w:pPr>
              <w:textAlignment w:val="auto"/>
              <w:rPr>
                <w:kern w:val="0"/>
              </w:rPr>
            </w:pPr>
            <w:r w:rsidRPr="00650CF3">
              <w:rPr>
                <w:kern w:val="0"/>
                <w:highlight w:val="yellow"/>
                <w:rPrChange w:id="341" w:author="姜 廷儒" w:date="2022-12-16T00:50:00Z">
                  <w:rPr>
                    <w:kern w:val="0"/>
                  </w:rPr>
                </w:rPrChange>
              </w:rPr>
              <w:t>111</w:t>
            </w:r>
            <w:r w:rsidRPr="00650CF3">
              <w:rPr>
                <w:rFonts w:hint="eastAsia"/>
                <w:kern w:val="0"/>
                <w:highlight w:val="yellow"/>
                <w:rPrChange w:id="342" w:author="姜 廷儒" w:date="2022-12-16T00:50:00Z">
                  <w:rPr>
                    <w:rFonts w:hint="eastAsia"/>
                    <w:kern w:val="0"/>
                  </w:rPr>
                </w:rPrChange>
              </w:rPr>
              <w:t>年</w:t>
            </w:r>
            <w:r w:rsidRPr="00650CF3">
              <w:rPr>
                <w:kern w:val="0"/>
                <w:highlight w:val="yellow"/>
                <w:rPrChange w:id="343" w:author="姜 廷儒" w:date="2022-12-16T00:50:00Z">
                  <w:rPr>
                    <w:kern w:val="0"/>
                  </w:rPr>
                </w:rPrChange>
              </w:rPr>
              <w:t>12</w:t>
            </w:r>
            <w:r w:rsidRPr="00650CF3">
              <w:rPr>
                <w:rFonts w:hint="eastAsia"/>
                <w:kern w:val="0"/>
                <w:highlight w:val="yellow"/>
                <w:rPrChange w:id="344" w:author="姜 廷儒" w:date="2022-12-16T00:50:00Z">
                  <w:rPr>
                    <w:rFonts w:hint="eastAsia"/>
                    <w:kern w:val="0"/>
                  </w:rPr>
                </w:rPrChange>
              </w:rPr>
              <w:t>月</w:t>
            </w:r>
            <w:r w:rsidRPr="00650CF3">
              <w:rPr>
                <w:highlight w:val="yellow"/>
                <w:rPrChange w:id="345" w:author="姜 廷儒" w:date="2022-12-16T00:50:00Z">
                  <w:rPr/>
                </w:rPrChange>
              </w:rPr>
              <w:t>20</w:t>
            </w:r>
            <w:r w:rsidRPr="00650CF3">
              <w:rPr>
                <w:rFonts w:hint="eastAsia"/>
                <w:kern w:val="0"/>
                <w:highlight w:val="yellow"/>
                <w:rPrChange w:id="346" w:author="姜 廷儒" w:date="2022-12-16T00:50:00Z">
                  <w:rPr>
                    <w:rFonts w:hint="eastAsia"/>
                    <w:kern w:val="0"/>
                  </w:rPr>
                </w:rPrChange>
              </w:rPr>
              <w:t>日前完成</w:t>
            </w:r>
          </w:p>
        </w:tc>
      </w:tr>
      <w:tr w:rsidR="00C24233" w:rsidRPr="00291D01" w14:paraId="0A3DEF53" w14:textId="77777777" w:rsidTr="007F2DD8">
        <w:trPr>
          <w:jc w:val="center"/>
        </w:trPr>
        <w:tc>
          <w:tcPr>
            <w:tcW w:w="1355" w:type="dxa"/>
          </w:tcPr>
          <w:p w14:paraId="110E3B8F" w14:textId="77777777" w:rsidR="00C24233" w:rsidRPr="00C53C1E" w:rsidRDefault="00C24233" w:rsidP="007F2DD8">
            <w:pPr>
              <w:pStyle w:val="aff7"/>
              <w:ind w:leftChars="0" w:left="0" w:firstLineChars="0" w:firstLine="0"/>
            </w:pPr>
            <w:proofErr w:type="spellStart"/>
            <w:r w:rsidRPr="00C53C1E">
              <w:t>第四階段</w:t>
            </w:r>
            <w:proofErr w:type="spellEnd"/>
          </w:p>
          <w:p w14:paraId="6A0F86D5" w14:textId="77777777" w:rsidR="00C24233" w:rsidRPr="00C53C1E" w:rsidRDefault="00C24233" w:rsidP="007F2DD8">
            <w:pPr>
              <w:pStyle w:val="aff7"/>
              <w:ind w:leftChars="0" w:left="0" w:firstLineChars="0" w:firstLine="0"/>
            </w:pPr>
            <w:proofErr w:type="spellStart"/>
            <w:r w:rsidRPr="00C53C1E">
              <w:t>營運階段</w:t>
            </w:r>
            <w:proofErr w:type="spellEnd"/>
          </w:p>
        </w:tc>
        <w:tc>
          <w:tcPr>
            <w:tcW w:w="6153" w:type="dxa"/>
          </w:tcPr>
          <w:p w14:paraId="70B487D2" w14:textId="3A82AAD9" w:rsidR="00C24233" w:rsidRPr="00C53C1E" w:rsidRDefault="00C24233" w:rsidP="00B03B9C">
            <w:pPr>
              <w:pStyle w:val="aff7"/>
              <w:numPr>
                <w:ilvl w:val="0"/>
                <w:numId w:val="37"/>
              </w:numPr>
              <w:ind w:leftChars="0" w:firstLineChars="0"/>
            </w:pPr>
            <w:r w:rsidRPr="00C53C1E">
              <w:rPr>
                <w:rFonts w:hint="eastAsia"/>
                <w:lang w:eastAsia="zh-TW"/>
              </w:rPr>
              <w:t>提供完工報告書。</w:t>
            </w:r>
          </w:p>
          <w:p w14:paraId="58CB7973" w14:textId="77777777" w:rsidR="00C24233" w:rsidRPr="00C53C1E" w:rsidRDefault="00C24233" w:rsidP="00B03B9C">
            <w:pPr>
              <w:pStyle w:val="aff7"/>
              <w:numPr>
                <w:ilvl w:val="0"/>
                <w:numId w:val="37"/>
              </w:numPr>
              <w:ind w:leftChars="0" w:firstLineChars="0"/>
            </w:pPr>
            <w:proofErr w:type="spellStart"/>
            <w:r w:rsidRPr="00C53C1E">
              <w:t>正式啟動</w:t>
            </w:r>
            <w:r w:rsidRPr="00C53C1E">
              <w:t>MDR</w:t>
            </w:r>
            <w:r w:rsidRPr="00C53C1E">
              <w:t>監控及觸發規則上線</w:t>
            </w:r>
            <w:proofErr w:type="spellEnd"/>
            <w:r w:rsidRPr="00C53C1E">
              <w:t>。</w:t>
            </w:r>
          </w:p>
          <w:p w14:paraId="10FF1BDA" w14:textId="3FD21424" w:rsidR="00C24233" w:rsidRPr="00C53C1E" w:rsidRDefault="006C4676" w:rsidP="00B03B9C">
            <w:pPr>
              <w:pStyle w:val="aff7"/>
              <w:numPr>
                <w:ilvl w:val="0"/>
                <w:numId w:val="37"/>
              </w:numPr>
              <w:ind w:leftChars="0" w:firstLineChars="0"/>
            </w:pPr>
            <w:ins w:id="347" w:author="姜 廷儒" w:date="2022-12-16T00:49:00Z">
              <w:r w:rsidRPr="006C4676">
                <w:rPr>
                  <w:rFonts w:hint="eastAsia"/>
                  <w:highlight w:val="yellow"/>
                  <w:lang w:eastAsia="zh-TW"/>
                  <w:rPrChange w:id="348" w:author="姜 廷儒" w:date="2022-12-16T00:49:00Z">
                    <w:rPr>
                      <w:rFonts w:hint="eastAsia"/>
                      <w:lang w:eastAsia="zh-TW"/>
                    </w:rPr>
                  </w:rPrChange>
                </w:rPr>
                <w:t>自</w:t>
              </w:r>
            </w:ins>
            <w:proofErr w:type="gramStart"/>
            <w:ins w:id="349" w:author="姜 廷儒" w:date="2022-12-16T00:48:00Z">
              <w:r w:rsidRPr="006C4676">
                <w:rPr>
                  <w:rFonts w:hint="eastAsia"/>
                  <w:highlight w:val="yellow"/>
                  <w:lang w:eastAsia="zh-TW"/>
                  <w:rPrChange w:id="350" w:author="姜 廷儒" w:date="2022-12-16T00:49:00Z">
                    <w:rPr>
                      <w:rFonts w:hint="eastAsia"/>
                      <w:lang w:eastAsia="zh-TW"/>
                    </w:rPr>
                  </w:rPrChange>
                </w:rPr>
                <w:t>上線日次月</w:t>
              </w:r>
              <w:proofErr w:type="gramEnd"/>
              <w:r w:rsidRPr="006C4676">
                <w:rPr>
                  <w:rFonts w:hint="eastAsia"/>
                  <w:highlight w:val="yellow"/>
                  <w:lang w:eastAsia="zh-TW"/>
                  <w:rPrChange w:id="351" w:author="姜 廷儒" w:date="2022-12-16T00:49:00Z">
                    <w:rPr>
                      <w:rFonts w:hint="eastAsia"/>
                      <w:lang w:eastAsia="zh-TW"/>
                    </w:rPr>
                  </w:rPrChange>
                </w:rPr>
                <w:t>起</w:t>
              </w:r>
              <w:r>
                <w:rPr>
                  <w:rFonts w:hint="eastAsia"/>
                  <w:lang w:eastAsia="zh-TW"/>
                </w:rPr>
                <w:t>，</w:t>
              </w:r>
            </w:ins>
            <w:r w:rsidR="00C24233" w:rsidRPr="00C53C1E">
              <w:t>每月</w:t>
            </w:r>
            <w:r w:rsidR="00C24233" w:rsidRPr="00C53C1E">
              <w:t>15</w:t>
            </w:r>
            <w:r w:rsidR="00C24233" w:rsidRPr="00C53C1E">
              <w:t>日前</w:t>
            </w:r>
            <w:del w:id="352" w:author="姜 廷儒" w:date="2022-12-16T00:49:00Z">
              <w:r w:rsidR="00C24233" w:rsidRPr="00C53C1E" w:rsidDel="006C4676">
                <w:delText>，</w:delText>
              </w:r>
            </w:del>
            <w:r w:rsidR="00C24233" w:rsidRPr="00AC7BDB">
              <w:rPr>
                <w:rFonts w:hint="eastAsia"/>
                <w:highlight w:val="yellow"/>
                <w:rPrChange w:id="353" w:author="姜 廷儒" w:date="2022-12-16T00:44:00Z">
                  <w:rPr>
                    <w:rFonts w:hint="eastAsia"/>
                  </w:rPr>
                </w:rPrChange>
              </w:rPr>
              <w:t>以電子</w:t>
            </w:r>
            <w:proofErr w:type="gramStart"/>
            <w:r w:rsidR="00C24233" w:rsidRPr="00AC7BDB">
              <w:rPr>
                <w:rFonts w:hint="eastAsia"/>
                <w:highlight w:val="yellow"/>
                <w:rPrChange w:id="354" w:author="姜 廷儒" w:date="2022-12-16T00:44:00Z">
                  <w:rPr>
                    <w:rFonts w:hint="eastAsia"/>
                  </w:rPr>
                </w:rPrChange>
              </w:rPr>
              <w:t>檔</w:t>
            </w:r>
            <w:proofErr w:type="gramEnd"/>
            <w:r w:rsidR="00C24233" w:rsidRPr="00AC7BDB">
              <w:rPr>
                <w:rFonts w:hint="eastAsia"/>
                <w:highlight w:val="yellow"/>
                <w:rPrChange w:id="355" w:author="姜 廷儒" w:date="2022-12-16T00:44:00Z">
                  <w:rPr>
                    <w:rFonts w:hint="eastAsia"/>
                  </w:rPr>
                </w:rPrChange>
              </w:rPr>
              <w:t>提供</w:t>
            </w:r>
            <w:del w:id="356" w:author="姜 廷儒" w:date="2022-12-16T00:48:00Z">
              <w:r w:rsidR="00C24233" w:rsidRPr="00AC7BDB" w:rsidDel="000D1581">
                <w:rPr>
                  <w:rFonts w:hint="eastAsia"/>
                  <w:highlight w:val="yellow"/>
                  <w:rPrChange w:id="357" w:author="姜 廷儒" w:date="2022-12-16T00:44:00Z">
                    <w:rPr>
                      <w:rFonts w:hint="eastAsia"/>
                    </w:rPr>
                  </w:rPrChange>
                </w:rPr>
                <w:delText>上月</w:delText>
              </w:r>
            </w:del>
            <w:ins w:id="358" w:author="姜 廷儒" w:date="2022-12-16T00:44:00Z">
              <w:r w:rsidR="00AC7BDB" w:rsidRPr="00AC7BDB">
                <w:rPr>
                  <w:rFonts w:hint="eastAsia"/>
                  <w:highlight w:val="yellow"/>
                  <w:lang w:eastAsia="zh-TW"/>
                  <w:rPrChange w:id="359" w:author="姜 廷儒" w:date="2022-12-16T00:44:00Z">
                    <w:rPr>
                      <w:rFonts w:hint="eastAsia"/>
                      <w:lang w:eastAsia="zh-TW"/>
                    </w:rPr>
                  </w:rPrChange>
                </w:rPr>
                <w:t>整合</w:t>
              </w:r>
            </w:ins>
            <w:ins w:id="360" w:author="姜 廷儒" w:date="2022-12-16T00:48:00Z">
              <w:r w:rsidR="000D1581">
                <w:rPr>
                  <w:rFonts w:hint="eastAsia"/>
                  <w:highlight w:val="yellow"/>
                  <w:lang w:eastAsia="zh-TW"/>
                </w:rPr>
                <w:t>上個月</w:t>
              </w:r>
            </w:ins>
            <w:proofErr w:type="spellStart"/>
            <w:ins w:id="361" w:author="姜 廷儒" w:date="2022-12-16T00:43:00Z">
              <w:r w:rsidR="00AC7BDB" w:rsidRPr="00AC7BDB">
                <w:rPr>
                  <w:highlight w:val="yellow"/>
                  <w:rPrChange w:id="362" w:author="姜 廷儒" w:date="2022-12-16T00:44:00Z">
                    <w:rPr/>
                  </w:rPrChange>
                </w:rPr>
                <w:t>MDR</w:t>
              </w:r>
              <w:proofErr w:type="gramStart"/>
              <w:r w:rsidR="00AC7BDB" w:rsidRPr="00AC7BDB">
                <w:rPr>
                  <w:rFonts w:hint="eastAsia"/>
                  <w:highlight w:val="yellow"/>
                  <w:rPrChange w:id="363" w:author="姜 廷儒" w:date="2022-12-16T00:44:00Z">
                    <w:rPr>
                      <w:rFonts w:hint="eastAsia"/>
                    </w:rPr>
                  </w:rPrChange>
                </w:rPr>
                <w:t>資安事件</w:t>
              </w:r>
            </w:ins>
            <w:proofErr w:type="gramEnd"/>
            <w:ins w:id="364" w:author="姜 廷儒" w:date="2022-12-16T00:44:00Z">
              <w:r w:rsidR="00AC7BDB" w:rsidRPr="00AC7BDB">
                <w:rPr>
                  <w:rFonts w:hint="eastAsia"/>
                  <w:highlight w:val="yellow"/>
                  <w:lang w:eastAsia="zh-TW"/>
                  <w:rPrChange w:id="365" w:author="姜 廷儒" w:date="2022-12-16T00:44:00Z">
                    <w:rPr>
                      <w:rFonts w:hint="eastAsia"/>
                      <w:lang w:eastAsia="zh-TW"/>
                    </w:rPr>
                  </w:rPrChange>
                </w:rPr>
                <w:t>之</w:t>
              </w:r>
            </w:ins>
            <w:ins w:id="366" w:author="姜 廷儒" w:date="2022-12-16T00:43:00Z">
              <w:r w:rsidR="00AC7BDB" w:rsidRPr="00AC7BDB">
                <w:rPr>
                  <w:highlight w:val="yellow"/>
                  <w:rPrChange w:id="367" w:author="姜 廷儒" w:date="2022-12-16T00:44:00Z">
                    <w:rPr/>
                  </w:rPrChange>
                </w:rPr>
                <w:t>SOC</w:t>
              </w:r>
              <w:r w:rsidR="00AC7BDB" w:rsidRPr="00AC7BDB">
                <w:rPr>
                  <w:rFonts w:hint="eastAsia"/>
                  <w:highlight w:val="yellow"/>
                  <w:rPrChange w:id="368" w:author="姜 廷儒" w:date="2022-12-16T00:44:00Z">
                    <w:rPr>
                      <w:rFonts w:hint="eastAsia"/>
                    </w:rPr>
                  </w:rPrChange>
                </w:rPr>
                <w:t>月報</w:t>
              </w:r>
            </w:ins>
            <w:proofErr w:type="spellEnd"/>
            <w:del w:id="369" w:author="姜 廷儒" w:date="2022-12-16T00:43:00Z">
              <w:r w:rsidR="00C24233" w:rsidRPr="00AC7BDB" w:rsidDel="00AC7BDB">
                <w:rPr>
                  <w:highlight w:val="yellow"/>
                  <w:rPrChange w:id="370" w:author="姜 廷儒" w:date="2022-12-16T00:44:00Z">
                    <w:rPr/>
                  </w:rPrChange>
                </w:rPr>
                <w:delText>MDR</w:delText>
              </w:r>
              <w:r w:rsidR="00C24233" w:rsidRPr="00AC7BDB" w:rsidDel="00AC7BDB">
                <w:rPr>
                  <w:rFonts w:hint="eastAsia"/>
                  <w:highlight w:val="yellow"/>
                  <w:rPrChange w:id="371" w:author="姜 廷儒" w:date="2022-12-16T00:44:00Z">
                    <w:rPr>
                      <w:rFonts w:hint="eastAsia"/>
                    </w:rPr>
                  </w:rPrChange>
                </w:rPr>
                <w:delText>監控月報</w:delText>
              </w:r>
              <w:r w:rsidR="00C24233" w:rsidRPr="00AC7BDB" w:rsidDel="00AC7BDB">
                <w:rPr>
                  <w:rFonts w:hint="eastAsia"/>
                  <w:highlight w:val="yellow"/>
                  <w:lang w:eastAsia="zh-TW"/>
                  <w:rPrChange w:id="372" w:author="姜 廷儒" w:date="2022-12-16T00:44:00Z">
                    <w:rPr>
                      <w:rFonts w:hint="eastAsia"/>
                      <w:lang w:eastAsia="zh-TW"/>
                    </w:rPr>
                  </w:rPrChange>
                </w:rPr>
                <w:delText>。</w:delText>
              </w:r>
            </w:del>
          </w:p>
        </w:tc>
        <w:tc>
          <w:tcPr>
            <w:tcW w:w="1985" w:type="dxa"/>
          </w:tcPr>
          <w:p w14:paraId="0E0FABC9" w14:textId="5CBDCADC" w:rsidR="00C24233" w:rsidRPr="00C53C1E" w:rsidRDefault="00C53C1E" w:rsidP="00C53C1E">
            <w:pPr>
              <w:pStyle w:val="aff7"/>
              <w:ind w:leftChars="0" w:left="0" w:firstLineChars="0" w:firstLine="0"/>
            </w:pPr>
            <w:r>
              <w:rPr>
                <w:rFonts w:hint="eastAsia"/>
                <w:lang w:eastAsia="zh-TW"/>
              </w:rPr>
              <w:t>1</w:t>
            </w:r>
            <w:commentRangeStart w:id="373"/>
            <w:r>
              <w:rPr>
                <w:rFonts w:hint="eastAsia"/>
                <w:lang w:eastAsia="zh-TW"/>
              </w:rPr>
              <w:t>12</w:t>
            </w:r>
            <w:r>
              <w:rPr>
                <w:rFonts w:hint="eastAsia"/>
                <w:lang w:eastAsia="zh-TW"/>
              </w:rPr>
              <w:t>年</w:t>
            </w:r>
            <w:r>
              <w:rPr>
                <w:rFonts w:hint="eastAsia"/>
                <w:lang w:eastAsia="zh-TW"/>
              </w:rPr>
              <w:t>1</w:t>
            </w:r>
            <w:r>
              <w:rPr>
                <w:rFonts w:hint="eastAsia"/>
                <w:lang w:eastAsia="zh-TW"/>
              </w:rPr>
              <w:t>月</w:t>
            </w:r>
            <w:r>
              <w:rPr>
                <w:rFonts w:hint="eastAsia"/>
                <w:lang w:eastAsia="zh-TW"/>
              </w:rPr>
              <w:t>1</w:t>
            </w:r>
            <w:r>
              <w:rPr>
                <w:rFonts w:hint="eastAsia"/>
                <w:lang w:eastAsia="zh-TW"/>
              </w:rPr>
              <w:t>日</w:t>
            </w:r>
            <w:proofErr w:type="spellStart"/>
            <w:r w:rsidR="00C24233" w:rsidRPr="00C53C1E">
              <w:rPr>
                <w:rFonts w:hint="eastAsia"/>
              </w:rPr>
              <w:t>正式上線</w:t>
            </w:r>
            <w:r w:rsidR="00C24233" w:rsidRPr="00C53C1E">
              <w:t>，為期五年的監控通報</w:t>
            </w:r>
            <w:proofErr w:type="spellEnd"/>
            <w:r w:rsidR="00C24233" w:rsidRPr="00C53C1E">
              <w:t>。</w:t>
            </w:r>
            <w:commentRangeEnd w:id="373"/>
            <w:r w:rsidR="006969E7">
              <w:rPr>
                <w:rStyle w:val="affff9"/>
                <w:kern w:val="2"/>
              </w:rPr>
              <w:commentReference w:id="373"/>
            </w:r>
          </w:p>
        </w:tc>
      </w:tr>
    </w:tbl>
    <w:p w14:paraId="7C825C3D" w14:textId="6025632F" w:rsidR="00384926" w:rsidRPr="000667F3" w:rsidRDefault="00384926" w:rsidP="006E2457">
      <w:pPr>
        <w:rPr>
          <w:lang w:eastAsia="x-none"/>
        </w:rPr>
      </w:pPr>
    </w:p>
    <w:p w14:paraId="3EEE114E" w14:textId="77777777" w:rsidR="00384926" w:rsidRPr="000667F3" w:rsidRDefault="00384926">
      <w:pPr>
        <w:widowControl/>
        <w:textAlignment w:val="auto"/>
        <w:rPr>
          <w:lang w:eastAsia="x-none"/>
        </w:rPr>
      </w:pPr>
      <w:r w:rsidRPr="000667F3">
        <w:rPr>
          <w:lang w:eastAsia="x-none"/>
        </w:rPr>
        <w:br w:type="page"/>
      </w:r>
    </w:p>
    <w:p w14:paraId="1DAECA61" w14:textId="614BA48C" w:rsidR="006C7CC6" w:rsidRPr="000667F3" w:rsidRDefault="006C7CC6" w:rsidP="006C7CC6">
      <w:pPr>
        <w:pStyle w:val="ac"/>
        <w:rPr>
          <w:lang w:eastAsia="zh-TW"/>
        </w:rPr>
      </w:pPr>
      <w:bookmarkStart w:id="374" w:name="_Toc119583043"/>
      <w:r w:rsidRPr="000667F3">
        <w:rPr>
          <w:rFonts w:hint="eastAsia"/>
          <w:lang w:eastAsia="zh-TW"/>
        </w:rPr>
        <w:lastRenderedPageBreak/>
        <w:t>文件交付</w:t>
      </w:r>
      <w:bookmarkEnd w:id="374"/>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1"/>
        <w:gridCol w:w="3664"/>
        <w:gridCol w:w="2637"/>
      </w:tblGrid>
      <w:tr w:rsidR="006C7CC6" w:rsidRPr="000667F3" w14:paraId="75A2EA1A" w14:textId="77777777" w:rsidTr="006C7CC6">
        <w:trPr>
          <w:cantSplit/>
          <w:tblHeader/>
        </w:trPr>
        <w:tc>
          <w:tcPr>
            <w:tcW w:w="1971" w:type="dxa"/>
            <w:shd w:val="clear" w:color="auto" w:fill="D9D9D9" w:themeFill="background1" w:themeFillShade="D9"/>
          </w:tcPr>
          <w:p w14:paraId="3AA7FE8F" w14:textId="77777777" w:rsidR="006C7CC6" w:rsidRPr="000667F3" w:rsidRDefault="006C7CC6" w:rsidP="006C7CC6">
            <w:pPr>
              <w:jc w:val="center"/>
              <w:rPr>
                <w:rFonts w:ascii="標楷體" w:hAnsi="標楷體"/>
                <w:b/>
              </w:rPr>
            </w:pPr>
            <w:r w:rsidRPr="000667F3">
              <w:rPr>
                <w:rFonts w:ascii="標楷體" w:hAnsi="標楷體"/>
                <w:b/>
              </w:rPr>
              <w:t>工作項目</w:t>
            </w:r>
          </w:p>
        </w:tc>
        <w:tc>
          <w:tcPr>
            <w:tcW w:w="3664" w:type="dxa"/>
            <w:shd w:val="clear" w:color="auto" w:fill="D9D9D9" w:themeFill="background1" w:themeFillShade="D9"/>
          </w:tcPr>
          <w:p w14:paraId="59DD797B" w14:textId="77777777" w:rsidR="006C7CC6" w:rsidRPr="000667F3" w:rsidRDefault="006C7CC6" w:rsidP="006C7CC6">
            <w:pPr>
              <w:jc w:val="center"/>
              <w:rPr>
                <w:rFonts w:ascii="標楷體" w:hAnsi="標楷體"/>
                <w:b/>
              </w:rPr>
            </w:pPr>
            <w:r w:rsidRPr="000667F3">
              <w:rPr>
                <w:rFonts w:ascii="標楷體" w:hAnsi="標楷體"/>
                <w:b/>
              </w:rPr>
              <w:t>內容</w:t>
            </w:r>
          </w:p>
        </w:tc>
        <w:tc>
          <w:tcPr>
            <w:tcW w:w="2637" w:type="dxa"/>
            <w:shd w:val="clear" w:color="auto" w:fill="D9D9D9" w:themeFill="background1" w:themeFillShade="D9"/>
          </w:tcPr>
          <w:p w14:paraId="208A531B" w14:textId="77777777" w:rsidR="006C7CC6" w:rsidRPr="000667F3" w:rsidRDefault="006C7CC6" w:rsidP="006C7CC6">
            <w:pPr>
              <w:jc w:val="center"/>
              <w:rPr>
                <w:rFonts w:ascii="標楷體" w:hAnsi="標楷體"/>
                <w:b/>
              </w:rPr>
            </w:pPr>
            <w:r w:rsidRPr="000667F3">
              <w:rPr>
                <w:rFonts w:ascii="標楷體" w:hAnsi="標楷體"/>
                <w:b/>
              </w:rPr>
              <w:t>時程</w:t>
            </w:r>
          </w:p>
        </w:tc>
      </w:tr>
      <w:tr w:rsidR="006C7CC6" w:rsidRPr="000667F3" w14:paraId="64926704" w14:textId="77777777" w:rsidTr="006C7CC6">
        <w:trPr>
          <w:cantSplit/>
        </w:trPr>
        <w:tc>
          <w:tcPr>
            <w:tcW w:w="1971" w:type="dxa"/>
            <w:shd w:val="clear" w:color="auto" w:fill="auto"/>
          </w:tcPr>
          <w:p w14:paraId="05FBE99A" w14:textId="1D1007F6" w:rsidR="006C7CC6" w:rsidRPr="000667F3" w:rsidRDefault="006C7CC6" w:rsidP="009E0433">
            <w:pPr>
              <w:rPr>
                <w:rFonts w:ascii="標楷體" w:hAnsi="標楷體"/>
              </w:rPr>
            </w:pPr>
            <w:r w:rsidRPr="000667F3">
              <w:rPr>
                <w:rFonts w:ascii="標楷體" w:hAnsi="標楷體"/>
              </w:rPr>
              <w:t>專案服務</w:t>
            </w:r>
            <w:r w:rsidR="009E0433" w:rsidRPr="000667F3">
              <w:rPr>
                <w:rFonts w:ascii="標楷體" w:hAnsi="標楷體" w:hint="eastAsia"/>
              </w:rPr>
              <w:t>執行</w:t>
            </w:r>
            <w:r w:rsidRPr="000667F3">
              <w:rPr>
                <w:rFonts w:ascii="標楷體" w:hAnsi="標楷體" w:hint="eastAsia"/>
              </w:rPr>
              <w:t>計畫書</w:t>
            </w:r>
          </w:p>
        </w:tc>
        <w:tc>
          <w:tcPr>
            <w:tcW w:w="3664" w:type="dxa"/>
            <w:shd w:val="clear" w:color="auto" w:fill="auto"/>
          </w:tcPr>
          <w:p w14:paraId="48A69D3D" w14:textId="7FC1ABFC" w:rsidR="00F64A13" w:rsidRPr="000667F3" w:rsidRDefault="006C7CC6" w:rsidP="00EE7C3F">
            <w:pPr>
              <w:rPr>
                <w:rFonts w:ascii="標楷體" w:hAnsi="標楷體"/>
              </w:rPr>
            </w:pPr>
            <w:r w:rsidRPr="000667F3">
              <w:rPr>
                <w:rFonts w:ascii="標楷體" w:hAnsi="標楷體"/>
              </w:rPr>
              <w:t>專案服務</w:t>
            </w:r>
            <w:r w:rsidRPr="000667F3">
              <w:rPr>
                <w:rFonts w:ascii="標楷體" w:hAnsi="標楷體" w:hint="eastAsia"/>
              </w:rPr>
              <w:t>工作計畫</w:t>
            </w:r>
            <w:r w:rsidRPr="000667F3">
              <w:rPr>
                <w:rFonts w:ascii="標楷體" w:hAnsi="標楷體"/>
              </w:rPr>
              <w:t>書包含專案服務內容規劃、執行方式說明、專案小組成員名單、服務時程規劃與交付文件時程。</w:t>
            </w:r>
          </w:p>
        </w:tc>
        <w:tc>
          <w:tcPr>
            <w:tcW w:w="2637" w:type="dxa"/>
            <w:shd w:val="clear" w:color="auto" w:fill="auto"/>
          </w:tcPr>
          <w:p w14:paraId="3AEB0101" w14:textId="6D370639" w:rsidR="006C7CC6" w:rsidRPr="000667F3" w:rsidRDefault="006C7CC6" w:rsidP="00C24233">
            <w:pPr>
              <w:rPr>
                <w:rFonts w:ascii="標楷體" w:hAnsi="標楷體"/>
              </w:rPr>
            </w:pPr>
            <w:r w:rsidRPr="000667F3">
              <w:rPr>
                <w:rFonts w:ascii="新細明體" w:eastAsia="新細明體" w:hAnsi="新細明體" w:cs="新細明體" w:hint="eastAsia"/>
              </w:rPr>
              <w:t>￭</w:t>
            </w:r>
            <w:r w:rsidR="009E0433" w:rsidRPr="000667F3">
              <w:rPr>
                <w:rFonts w:ascii="標楷體" w:hAnsi="標楷體"/>
              </w:rPr>
              <w:t>111</w:t>
            </w:r>
            <w:r w:rsidR="009E0433" w:rsidRPr="000667F3">
              <w:rPr>
                <w:rFonts w:ascii="標楷體" w:hAnsi="標楷體" w:hint="eastAsia"/>
              </w:rPr>
              <w:t>年10月</w:t>
            </w:r>
            <w:r w:rsidR="00C24233">
              <w:rPr>
                <w:rFonts w:ascii="標楷體" w:hAnsi="標楷體" w:cs="新細明體"/>
              </w:rPr>
              <w:t>31</w:t>
            </w:r>
            <w:r w:rsidR="009E0433" w:rsidRPr="000667F3">
              <w:rPr>
                <w:rFonts w:ascii="標楷體" w:hAnsi="標楷體" w:cs="新細明體"/>
              </w:rPr>
              <w:t>日</w:t>
            </w:r>
            <w:r w:rsidR="009E0433" w:rsidRPr="000667F3">
              <w:rPr>
                <w:rFonts w:ascii="標楷體" w:hAnsi="標楷體" w:cs="新細明體" w:hint="eastAsia"/>
              </w:rPr>
              <w:t>前提供。</w:t>
            </w:r>
          </w:p>
        </w:tc>
      </w:tr>
      <w:tr w:rsidR="009749F7" w:rsidRPr="000667F3" w14:paraId="17FB3245" w14:textId="77777777" w:rsidTr="006C7CC6">
        <w:trPr>
          <w:cantSplit/>
        </w:trPr>
        <w:tc>
          <w:tcPr>
            <w:tcW w:w="1971" w:type="dxa"/>
            <w:shd w:val="clear" w:color="auto" w:fill="auto"/>
          </w:tcPr>
          <w:p w14:paraId="1FDC0B4D" w14:textId="68D3B98D" w:rsidR="009749F7" w:rsidRPr="00C24233" w:rsidRDefault="009749F7" w:rsidP="009E0433">
            <w:pPr>
              <w:rPr>
                <w:rFonts w:ascii="標楷體" w:hAnsi="標楷體"/>
                <w:highlight w:val="yellow"/>
              </w:rPr>
            </w:pPr>
            <w:r w:rsidRPr="00C24233">
              <w:rPr>
                <w:rFonts w:ascii="標楷體" w:hAnsi="標楷體" w:hint="eastAsia"/>
                <w:highlight w:val="yellow"/>
              </w:rPr>
              <w:t>完工報告書</w:t>
            </w:r>
          </w:p>
        </w:tc>
        <w:tc>
          <w:tcPr>
            <w:tcW w:w="3664" w:type="dxa"/>
            <w:shd w:val="clear" w:color="auto" w:fill="auto"/>
          </w:tcPr>
          <w:p w14:paraId="57AA4A16" w14:textId="7E7A2E2E" w:rsidR="009749F7" w:rsidRPr="00C24233" w:rsidRDefault="003316F0" w:rsidP="00EE7C3F">
            <w:pPr>
              <w:rPr>
                <w:rFonts w:ascii="標楷體" w:hAnsi="標楷體"/>
                <w:highlight w:val="yellow"/>
              </w:rPr>
            </w:pPr>
            <w:r w:rsidRPr="00C24233">
              <w:rPr>
                <w:rFonts w:ascii="標楷體" w:hAnsi="標楷體" w:hint="eastAsia"/>
                <w:highlight w:val="yellow"/>
              </w:rPr>
              <w:t>內容包含</w:t>
            </w:r>
            <w:r w:rsidR="000D02FF" w:rsidRPr="00C24233">
              <w:rPr>
                <w:rFonts w:ascii="標楷體" w:hAnsi="標楷體" w:hint="eastAsia"/>
                <w:highlight w:val="yellow"/>
              </w:rPr>
              <w:t>安裝完成以後，</w:t>
            </w:r>
            <w:r w:rsidR="00C97046" w:rsidRPr="00C24233">
              <w:rPr>
                <w:rFonts w:ascii="標楷體" w:hAnsi="標楷體" w:hint="eastAsia"/>
                <w:highlight w:val="yellow"/>
              </w:rPr>
              <w:t>端點</w:t>
            </w:r>
            <w:r w:rsidR="000D02FF" w:rsidRPr="00C24233">
              <w:rPr>
                <w:rFonts w:ascii="標楷體" w:hAnsi="標楷體" w:hint="eastAsia"/>
                <w:highlight w:val="yellow"/>
              </w:rPr>
              <w:t>測試接通的成果</w:t>
            </w:r>
            <w:r w:rsidR="0094025D" w:rsidRPr="00C24233">
              <w:rPr>
                <w:rFonts w:ascii="標楷體" w:hAnsi="標楷體" w:hint="eastAsia"/>
                <w:highlight w:val="yellow"/>
              </w:rPr>
              <w:t>，</w:t>
            </w:r>
            <w:r w:rsidR="00952656" w:rsidRPr="00C24233">
              <w:rPr>
                <w:rFonts w:ascii="標楷體" w:hAnsi="標楷體" w:hint="eastAsia"/>
                <w:highlight w:val="yellow"/>
              </w:rPr>
              <w:t>功能模組</w:t>
            </w:r>
            <w:r w:rsidR="0094025D" w:rsidRPr="00C24233">
              <w:rPr>
                <w:rFonts w:ascii="標楷體" w:hAnsi="標楷體" w:hint="eastAsia"/>
                <w:highlight w:val="yellow"/>
              </w:rPr>
              <w:t>測試</w:t>
            </w:r>
            <w:r w:rsidR="00952656" w:rsidRPr="00C24233">
              <w:rPr>
                <w:rFonts w:ascii="標楷體" w:hAnsi="標楷體" w:hint="eastAsia"/>
                <w:highlight w:val="yellow"/>
              </w:rPr>
              <w:t>是否正常</w:t>
            </w:r>
            <w:r w:rsidR="000C08B0" w:rsidRPr="00C24233">
              <w:rPr>
                <w:rFonts w:ascii="標楷體" w:hAnsi="標楷體" w:hint="eastAsia"/>
                <w:highlight w:val="yellow"/>
              </w:rPr>
              <w:t>、</w:t>
            </w:r>
            <w:r w:rsidR="003457B3" w:rsidRPr="00C24233">
              <w:rPr>
                <w:rFonts w:ascii="標楷體" w:hAnsi="標楷體" w:hint="eastAsia"/>
                <w:highlight w:val="yellow"/>
              </w:rPr>
              <w:t>事件啟動程序</w:t>
            </w:r>
            <w:r w:rsidR="00570987" w:rsidRPr="00C24233">
              <w:rPr>
                <w:rFonts w:ascii="標楷體" w:hAnsi="標楷體" w:hint="eastAsia"/>
                <w:highlight w:val="yellow"/>
              </w:rPr>
              <w:t>測試結果。</w:t>
            </w:r>
          </w:p>
        </w:tc>
        <w:tc>
          <w:tcPr>
            <w:tcW w:w="2637" w:type="dxa"/>
            <w:shd w:val="clear" w:color="auto" w:fill="auto"/>
          </w:tcPr>
          <w:p w14:paraId="3AE901EA" w14:textId="09D38CB9" w:rsidR="009749F7" w:rsidRPr="00C24233" w:rsidRDefault="009749F7" w:rsidP="00EE7C3F">
            <w:pPr>
              <w:rPr>
                <w:rFonts w:ascii="新細明體" w:eastAsia="新細明體" w:hAnsi="新細明體" w:cs="新細明體"/>
                <w:highlight w:val="yellow"/>
              </w:rPr>
            </w:pPr>
            <w:commentRangeStart w:id="375"/>
            <w:commentRangeStart w:id="376"/>
            <w:r w:rsidRPr="00C24233">
              <w:rPr>
                <w:rFonts w:ascii="標楷體" w:hAnsi="標楷體"/>
                <w:highlight w:val="yellow"/>
              </w:rPr>
              <w:t>11</w:t>
            </w:r>
            <w:ins w:id="377" w:author="姜 廷儒" w:date="2022-12-18T15:57:00Z">
              <w:r w:rsidR="00C35C96">
                <w:rPr>
                  <w:rFonts w:ascii="標楷體" w:hAnsi="標楷體"/>
                  <w:highlight w:val="yellow"/>
                </w:rPr>
                <w:t>2</w:t>
              </w:r>
            </w:ins>
            <w:del w:id="378" w:author="姜 廷儒" w:date="2022-12-18T15:57:00Z">
              <w:r w:rsidRPr="00C24233" w:rsidDel="00C35C96">
                <w:rPr>
                  <w:rFonts w:ascii="標楷體" w:hAnsi="標楷體"/>
                  <w:highlight w:val="yellow"/>
                </w:rPr>
                <w:delText>1</w:delText>
              </w:r>
            </w:del>
            <w:r w:rsidRPr="00C24233">
              <w:rPr>
                <w:rFonts w:ascii="標楷體" w:hAnsi="標楷體" w:hint="eastAsia"/>
                <w:highlight w:val="yellow"/>
              </w:rPr>
              <w:t>年</w:t>
            </w:r>
            <w:ins w:id="379" w:author="姜 廷儒" w:date="2022-12-18T15:57:00Z">
              <w:r w:rsidR="00C35C96">
                <w:rPr>
                  <w:rFonts w:ascii="標楷體" w:hAnsi="標楷體" w:hint="eastAsia"/>
                  <w:highlight w:val="yellow"/>
                </w:rPr>
                <w:t>1</w:t>
              </w:r>
            </w:ins>
            <w:del w:id="380" w:author="姜 廷儒" w:date="2022-12-18T15:57:00Z">
              <w:r w:rsidRPr="00C24233" w:rsidDel="00C35C96">
                <w:rPr>
                  <w:rFonts w:ascii="標楷體" w:hAnsi="標楷體" w:hint="eastAsia"/>
                  <w:highlight w:val="yellow"/>
                </w:rPr>
                <w:delText>1</w:delText>
              </w:r>
              <w:r w:rsidRPr="00C24233" w:rsidDel="00C35C96">
                <w:rPr>
                  <w:rFonts w:ascii="標楷體" w:hAnsi="標楷體"/>
                  <w:highlight w:val="yellow"/>
                </w:rPr>
                <w:delText>2</w:delText>
              </w:r>
            </w:del>
            <w:r w:rsidRPr="00C24233">
              <w:rPr>
                <w:rFonts w:ascii="標楷體" w:hAnsi="標楷體" w:hint="eastAsia"/>
                <w:highlight w:val="yellow"/>
              </w:rPr>
              <w:t>月</w:t>
            </w:r>
            <w:ins w:id="381" w:author="姜 廷儒" w:date="2022-12-18T15:57:00Z">
              <w:r w:rsidR="00C35C96">
                <w:rPr>
                  <w:rFonts w:ascii="標楷體" w:hAnsi="標楷體"/>
                  <w:highlight w:val="yellow"/>
                </w:rPr>
                <w:t>1</w:t>
              </w:r>
            </w:ins>
            <w:del w:id="382" w:author="姜 廷儒" w:date="2022-12-18T15:57:00Z">
              <w:r w:rsidR="00C24233" w:rsidRPr="00C24233" w:rsidDel="00C35C96">
                <w:rPr>
                  <w:rFonts w:ascii="標楷體" w:hAnsi="標楷體" w:hint="eastAsia"/>
                  <w:highlight w:val="yellow"/>
                </w:rPr>
                <w:delText>2</w:delText>
              </w:r>
              <w:r w:rsidR="00C24233" w:rsidRPr="00C24233" w:rsidDel="00C35C96">
                <w:rPr>
                  <w:rFonts w:ascii="標楷體" w:hAnsi="標楷體"/>
                  <w:highlight w:val="yellow"/>
                </w:rPr>
                <w:delText>0</w:delText>
              </w:r>
            </w:del>
            <w:r w:rsidRPr="00C24233">
              <w:rPr>
                <w:rFonts w:ascii="標楷體" w:hAnsi="標楷體" w:cs="新細明體"/>
                <w:highlight w:val="yellow"/>
              </w:rPr>
              <w:t>日</w:t>
            </w:r>
            <w:r w:rsidRPr="00C24233">
              <w:rPr>
                <w:rFonts w:ascii="標楷體" w:hAnsi="標楷體" w:cs="新細明體" w:hint="eastAsia"/>
                <w:highlight w:val="yellow"/>
              </w:rPr>
              <w:t>前提供。</w:t>
            </w:r>
            <w:commentRangeEnd w:id="375"/>
            <w:r w:rsidR="00B118F5">
              <w:rPr>
                <w:rStyle w:val="affff9"/>
                <w:lang w:val="x-none" w:eastAsia="x-none"/>
              </w:rPr>
              <w:commentReference w:id="375"/>
            </w:r>
            <w:commentRangeEnd w:id="376"/>
            <w:r w:rsidR="00021476">
              <w:rPr>
                <w:rStyle w:val="affff9"/>
                <w:lang w:val="x-none" w:eastAsia="x-none"/>
              </w:rPr>
              <w:commentReference w:id="376"/>
            </w:r>
          </w:p>
        </w:tc>
      </w:tr>
      <w:tr w:rsidR="006969E7" w:rsidRPr="000667F3" w14:paraId="61A4794B" w14:textId="77777777" w:rsidTr="006C7CC6">
        <w:trPr>
          <w:cantSplit/>
        </w:trPr>
        <w:tc>
          <w:tcPr>
            <w:tcW w:w="1971" w:type="dxa"/>
            <w:shd w:val="clear" w:color="auto" w:fill="auto"/>
          </w:tcPr>
          <w:p w14:paraId="1772E824" w14:textId="1ED04ED5" w:rsidR="006969E7" w:rsidRPr="00C24233" w:rsidRDefault="006969E7" w:rsidP="009E0433">
            <w:pPr>
              <w:rPr>
                <w:rFonts w:ascii="標楷體" w:hAnsi="標楷體"/>
                <w:highlight w:val="yellow"/>
              </w:rPr>
            </w:pPr>
            <w:commentRangeStart w:id="383"/>
            <w:r>
              <w:rPr>
                <w:rFonts w:ascii="標楷體" w:hAnsi="標楷體" w:hint="eastAsia"/>
                <w:highlight w:val="yellow"/>
              </w:rPr>
              <w:t>EDR5年授權證明書</w:t>
            </w:r>
          </w:p>
        </w:tc>
        <w:tc>
          <w:tcPr>
            <w:tcW w:w="3664" w:type="dxa"/>
            <w:shd w:val="clear" w:color="auto" w:fill="auto"/>
          </w:tcPr>
          <w:p w14:paraId="2E40705D" w14:textId="381D890B" w:rsidR="006969E7" w:rsidRPr="00C24233" w:rsidRDefault="006969E7" w:rsidP="00EE7C3F">
            <w:pPr>
              <w:rPr>
                <w:rFonts w:ascii="標楷體" w:hAnsi="標楷體"/>
                <w:highlight w:val="yellow"/>
              </w:rPr>
            </w:pPr>
            <w:r>
              <w:rPr>
                <w:rFonts w:ascii="標楷體" w:hAnsi="標楷體" w:hint="eastAsia"/>
                <w:highlight w:val="yellow"/>
              </w:rPr>
              <w:t>VM</w:t>
            </w:r>
            <w:r>
              <w:rPr>
                <w:rFonts w:ascii="標楷體" w:hAnsi="標楷體"/>
                <w:highlight w:val="yellow"/>
              </w:rPr>
              <w:t xml:space="preserve">ware </w:t>
            </w:r>
            <w:r>
              <w:rPr>
                <w:rFonts w:ascii="標楷體" w:hAnsi="標楷體" w:hint="eastAsia"/>
                <w:highlight w:val="yellow"/>
              </w:rPr>
              <w:t>C</w:t>
            </w:r>
            <w:r>
              <w:rPr>
                <w:rFonts w:ascii="標楷體" w:hAnsi="標楷體"/>
                <w:highlight w:val="yellow"/>
              </w:rPr>
              <w:t>arbon Black</w:t>
            </w:r>
            <w:r>
              <w:rPr>
                <w:rFonts w:ascii="標楷體" w:hAnsi="標楷體" w:hint="eastAsia"/>
                <w:highlight w:val="yellow"/>
              </w:rPr>
              <w:t>原廠授權證明書</w:t>
            </w:r>
          </w:p>
        </w:tc>
        <w:tc>
          <w:tcPr>
            <w:tcW w:w="2637" w:type="dxa"/>
            <w:shd w:val="clear" w:color="auto" w:fill="auto"/>
          </w:tcPr>
          <w:p w14:paraId="79237DF8" w14:textId="4581DA26" w:rsidR="006969E7" w:rsidRPr="00C24233" w:rsidRDefault="006969E7" w:rsidP="00EE7C3F">
            <w:pPr>
              <w:rPr>
                <w:rFonts w:ascii="標楷體" w:hAnsi="標楷體"/>
                <w:highlight w:val="yellow"/>
              </w:rPr>
            </w:pPr>
            <w:r w:rsidRPr="00C24233">
              <w:rPr>
                <w:rFonts w:ascii="標楷體" w:hAnsi="標楷體"/>
                <w:highlight w:val="yellow"/>
              </w:rPr>
              <w:t>11</w:t>
            </w:r>
            <w:r>
              <w:rPr>
                <w:rFonts w:ascii="標楷體" w:hAnsi="標楷體" w:hint="eastAsia"/>
                <w:highlight w:val="yellow"/>
              </w:rPr>
              <w:t>2</w:t>
            </w:r>
            <w:r w:rsidRPr="00C24233">
              <w:rPr>
                <w:rFonts w:ascii="標楷體" w:hAnsi="標楷體" w:hint="eastAsia"/>
                <w:highlight w:val="yellow"/>
              </w:rPr>
              <w:t>年1月</w:t>
            </w:r>
            <w:r>
              <w:rPr>
                <w:rFonts w:ascii="標楷體" w:hAnsi="標楷體" w:hint="eastAsia"/>
                <w:highlight w:val="yellow"/>
              </w:rPr>
              <w:t>1</w:t>
            </w:r>
            <w:r w:rsidRPr="00C24233">
              <w:rPr>
                <w:rFonts w:ascii="標楷體" w:hAnsi="標楷體" w:cs="新細明體"/>
                <w:highlight w:val="yellow"/>
              </w:rPr>
              <w:t>日</w:t>
            </w:r>
            <w:r w:rsidRPr="00C24233">
              <w:rPr>
                <w:rFonts w:ascii="標楷體" w:hAnsi="標楷體" w:cs="新細明體" w:hint="eastAsia"/>
                <w:highlight w:val="yellow"/>
              </w:rPr>
              <w:t>前提供。</w:t>
            </w:r>
            <w:commentRangeEnd w:id="383"/>
            <w:r>
              <w:rPr>
                <w:rStyle w:val="affff9"/>
                <w:lang w:val="x-none" w:eastAsia="x-none"/>
              </w:rPr>
              <w:commentReference w:id="383"/>
            </w:r>
          </w:p>
        </w:tc>
      </w:tr>
      <w:tr w:rsidR="006C7CC6" w:rsidRPr="00910086" w14:paraId="30AAD00F" w14:textId="77777777" w:rsidTr="006C7CC6">
        <w:trPr>
          <w:cantSplit/>
        </w:trPr>
        <w:tc>
          <w:tcPr>
            <w:tcW w:w="1971" w:type="dxa"/>
            <w:shd w:val="clear" w:color="auto" w:fill="auto"/>
          </w:tcPr>
          <w:p w14:paraId="044FFF83" w14:textId="77777777" w:rsidR="006C7CC6" w:rsidRPr="000667F3" w:rsidRDefault="006C7CC6" w:rsidP="00EE7C3F">
            <w:pPr>
              <w:rPr>
                <w:rFonts w:ascii="標楷體" w:hAnsi="標楷體"/>
              </w:rPr>
            </w:pPr>
            <w:proofErr w:type="gramStart"/>
            <w:r w:rsidRPr="000667F3">
              <w:rPr>
                <w:rFonts w:ascii="標楷體" w:hAnsi="標楷體"/>
              </w:rPr>
              <w:t>資安監控</w:t>
            </w:r>
            <w:proofErr w:type="gramEnd"/>
            <w:r w:rsidRPr="000667F3">
              <w:rPr>
                <w:rFonts w:ascii="標楷體" w:hAnsi="標楷體"/>
              </w:rPr>
              <w:t>服務月報告</w:t>
            </w:r>
          </w:p>
        </w:tc>
        <w:tc>
          <w:tcPr>
            <w:tcW w:w="3664" w:type="dxa"/>
            <w:shd w:val="clear" w:color="auto" w:fill="auto"/>
          </w:tcPr>
          <w:p w14:paraId="0C0A03D5" w14:textId="77777777" w:rsidR="006C7CC6" w:rsidRPr="000667F3" w:rsidRDefault="006C7CC6" w:rsidP="00EE7C3F">
            <w:pPr>
              <w:rPr>
                <w:rFonts w:ascii="標楷體" w:hAnsi="標楷體"/>
              </w:rPr>
            </w:pPr>
            <w:r w:rsidRPr="000667F3">
              <w:rPr>
                <w:rFonts w:ascii="標楷體" w:hAnsi="標楷體"/>
              </w:rPr>
              <w:t>每月15日前，以電子</w:t>
            </w:r>
            <w:proofErr w:type="gramStart"/>
            <w:r w:rsidRPr="000667F3">
              <w:rPr>
                <w:rFonts w:ascii="標楷體" w:hAnsi="標楷體"/>
              </w:rPr>
              <w:t>檔</w:t>
            </w:r>
            <w:proofErr w:type="gramEnd"/>
            <w:r w:rsidRPr="000667F3">
              <w:rPr>
                <w:rFonts w:ascii="標楷體" w:hAnsi="標楷體"/>
              </w:rPr>
              <w:t>方式提供</w:t>
            </w:r>
            <w:proofErr w:type="gramStart"/>
            <w:r w:rsidRPr="000667F3">
              <w:rPr>
                <w:rFonts w:ascii="標楷體" w:hAnsi="標楷體"/>
              </w:rPr>
              <w:t>上個月資安監控</w:t>
            </w:r>
            <w:proofErr w:type="gramEnd"/>
            <w:r w:rsidRPr="000667F3">
              <w:rPr>
                <w:rFonts w:ascii="標楷體" w:hAnsi="標楷體"/>
              </w:rPr>
              <w:t>服務報告</w:t>
            </w:r>
          </w:p>
        </w:tc>
        <w:tc>
          <w:tcPr>
            <w:tcW w:w="2637" w:type="dxa"/>
            <w:shd w:val="clear" w:color="auto" w:fill="auto"/>
          </w:tcPr>
          <w:p w14:paraId="7741C18A" w14:textId="0B0E588A" w:rsidR="006C7CC6" w:rsidRPr="00D9416C" w:rsidRDefault="006C7CC6" w:rsidP="00EE7C3F">
            <w:pPr>
              <w:rPr>
                <w:rFonts w:ascii="標楷體" w:hAnsi="標楷體"/>
              </w:rPr>
            </w:pPr>
            <w:r w:rsidRPr="000667F3">
              <w:rPr>
                <w:rFonts w:ascii="新細明體" w:eastAsia="新細明體" w:hAnsi="新細明體" w:cs="新細明體" w:hint="eastAsia"/>
              </w:rPr>
              <w:t>￭</w:t>
            </w:r>
            <w:r w:rsidRPr="000667F3">
              <w:rPr>
                <w:rFonts w:ascii="標楷體" w:hAnsi="標楷體"/>
                <w:b/>
                <w:bCs/>
              </w:rPr>
              <w:t>上線日起</w:t>
            </w:r>
            <w:r w:rsidRPr="000667F3">
              <w:rPr>
                <w:rFonts w:ascii="標楷體" w:hAnsi="標楷體"/>
              </w:rPr>
              <w:t>，為期</w:t>
            </w:r>
            <w:r w:rsidR="009E0433" w:rsidRPr="000667F3">
              <w:rPr>
                <w:rFonts w:ascii="標楷體" w:hAnsi="標楷體" w:hint="eastAsia"/>
              </w:rPr>
              <w:t>五</w:t>
            </w:r>
            <w:r w:rsidRPr="000667F3">
              <w:rPr>
                <w:rFonts w:ascii="標楷體" w:hAnsi="標楷體"/>
              </w:rPr>
              <w:t>年的監控通報，每月15日以前交付。</w:t>
            </w:r>
          </w:p>
        </w:tc>
      </w:tr>
    </w:tbl>
    <w:p w14:paraId="2A760FD7" w14:textId="36021469" w:rsidR="006D6BE9" w:rsidRDefault="006D6BE9" w:rsidP="006C7CC6"/>
    <w:p w14:paraId="08D5DAA9" w14:textId="77777777" w:rsidR="006D6BE9" w:rsidRDefault="006D6BE9">
      <w:pPr>
        <w:widowControl/>
        <w:textAlignment w:val="auto"/>
      </w:pPr>
      <w:r>
        <w:br w:type="page"/>
      </w:r>
    </w:p>
    <w:p w14:paraId="73D5029B" w14:textId="3A27B568" w:rsidR="00CF4F75" w:rsidRDefault="00CF4F75" w:rsidP="00CF4F75">
      <w:pPr>
        <w:pStyle w:val="aa"/>
      </w:pPr>
      <w:bookmarkStart w:id="384" w:name="_Toc119583044"/>
      <w:r>
        <w:rPr>
          <w:rFonts w:hint="eastAsia"/>
          <w:lang w:eastAsia="zh-TW"/>
        </w:rPr>
        <w:lastRenderedPageBreak/>
        <w:t>專案執行管理</w:t>
      </w:r>
      <w:bookmarkEnd w:id="384"/>
    </w:p>
    <w:p w14:paraId="2067308C" w14:textId="0B75F202" w:rsidR="00CF4F75" w:rsidRDefault="00CF4F75" w:rsidP="00CF4F75">
      <w:pPr>
        <w:pStyle w:val="ab"/>
      </w:pPr>
      <w:bookmarkStart w:id="385" w:name="_Toc119583045"/>
      <w:proofErr w:type="spellStart"/>
      <w:r w:rsidRPr="00CF4F75">
        <w:rPr>
          <w:rFonts w:hint="eastAsia"/>
        </w:rPr>
        <w:t>維護、營運：安全管理應變及備援措施</w:t>
      </w:r>
      <w:bookmarkEnd w:id="385"/>
      <w:proofErr w:type="spellEnd"/>
    </w:p>
    <w:p w14:paraId="798447E5" w14:textId="2B5BDFA5" w:rsidR="00CF4F75" w:rsidRDefault="00CF4F75" w:rsidP="00CF4F75">
      <w:pPr>
        <w:pStyle w:val="ac"/>
      </w:pPr>
      <w:bookmarkStart w:id="386" w:name="_Toc119583046"/>
      <w:proofErr w:type="spellStart"/>
      <w:r w:rsidRPr="00CF4F75">
        <w:rPr>
          <w:rFonts w:hint="eastAsia"/>
        </w:rPr>
        <w:t>事件紀錄安全規劃</w:t>
      </w:r>
      <w:bookmarkEnd w:id="386"/>
      <w:proofErr w:type="spellEnd"/>
    </w:p>
    <w:p w14:paraId="7E9F79C8" w14:textId="39977271" w:rsidR="00CF4F75" w:rsidRPr="006969E7" w:rsidRDefault="00CF4F75" w:rsidP="00CF4F75">
      <w:pPr>
        <w:pStyle w:val="aff7"/>
      </w:pPr>
      <w:proofErr w:type="spellStart"/>
      <w:r w:rsidRPr="00CF4F75">
        <w:rPr>
          <w:rFonts w:hint="eastAsia"/>
        </w:rPr>
        <w:t>本專案執</w:t>
      </w:r>
      <w:r w:rsidRPr="006969E7">
        <w:rPr>
          <w:rFonts w:hint="eastAsia"/>
        </w:rPr>
        <w:t>行期間收集</w:t>
      </w:r>
      <w:r w:rsidR="00827AE1" w:rsidRPr="006969E7">
        <w:rPr>
          <w:rFonts w:hint="eastAsia"/>
          <w:lang w:eastAsia="zh-TW"/>
        </w:rPr>
        <w:t>貴公</w:t>
      </w:r>
      <w:r w:rsidR="006969E7" w:rsidRPr="006969E7">
        <w:rPr>
          <w:rFonts w:hint="eastAsia"/>
          <w:lang w:eastAsia="zh-TW"/>
        </w:rPr>
        <w:t>會</w:t>
      </w:r>
      <w:proofErr w:type="spellEnd"/>
      <w:del w:id="387" w:author="姜 廷儒" w:date="2022-12-16T12:14:00Z">
        <w:r w:rsidRPr="006969E7" w:rsidDel="00760542">
          <w:rPr>
            <w:rFonts w:hint="eastAsia"/>
          </w:rPr>
          <w:delText>點個人電腦與</w:delText>
        </w:r>
      </w:del>
      <w:proofErr w:type="spellStart"/>
      <w:r w:rsidRPr="006969E7">
        <w:rPr>
          <w:rFonts w:hint="eastAsia"/>
        </w:rPr>
        <w:t>伺服器等重要設備之事件紀錄，對於資料有著嚴密的保護，以</w:t>
      </w:r>
      <w:del w:id="388" w:author="姜 廷儒" w:date="2022-12-16T12:14:00Z">
        <w:r w:rsidRPr="006969E7" w:rsidDel="00FE1419">
          <w:rPr>
            <w:rFonts w:hint="eastAsia"/>
          </w:rPr>
          <w:delText>確保</w:delText>
        </w:r>
      </w:del>
      <w:r w:rsidRPr="006969E7">
        <w:rPr>
          <w:rFonts w:hint="eastAsia"/>
        </w:rPr>
        <w:t>維護</w:t>
      </w:r>
      <w:r w:rsidR="00827AE1" w:rsidRPr="006969E7">
        <w:rPr>
          <w:rFonts w:hint="eastAsia"/>
          <w:lang w:eastAsia="zh-TW"/>
        </w:rPr>
        <w:t>貴公</w:t>
      </w:r>
      <w:r w:rsidR="006969E7" w:rsidRPr="006969E7">
        <w:rPr>
          <w:rFonts w:hint="eastAsia"/>
          <w:lang w:eastAsia="zh-TW"/>
        </w:rPr>
        <w:t>會</w:t>
      </w:r>
      <w:r w:rsidRPr="006969E7">
        <w:rPr>
          <w:rFonts w:hint="eastAsia"/>
        </w:rPr>
        <w:t>資訊之機密性（</w:t>
      </w:r>
      <w:r w:rsidRPr="006969E7">
        <w:rPr>
          <w:rFonts w:hint="eastAsia"/>
        </w:rPr>
        <w:t>Confidentiality</w:t>
      </w:r>
      <w:proofErr w:type="spellEnd"/>
      <w:r w:rsidRPr="006969E7">
        <w:rPr>
          <w:rFonts w:hint="eastAsia"/>
        </w:rPr>
        <w:t>）、</w:t>
      </w:r>
      <w:proofErr w:type="spellStart"/>
      <w:r w:rsidRPr="006969E7">
        <w:rPr>
          <w:rFonts w:hint="eastAsia"/>
        </w:rPr>
        <w:t>完整性（</w:t>
      </w:r>
      <w:r w:rsidRPr="006969E7">
        <w:rPr>
          <w:rFonts w:hint="eastAsia"/>
        </w:rPr>
        <w:t>Integrity</w:t>
      </w:r>
      <w:proofErr w:type="spellEnd"/>
      <w:r w:rsidRPr="006969E7">
        <w:rPr>
          <w:rFonts w:hint="eastAsia"/>
        </w:rPr>
        <w:t>）、</w:t>
      </w:r>
      <w:proofErr w:type="spellStart"/>
      <w:r w:rsidRPr="006969E7">
        <w:rPr>
          <w:rFonts w:hint="eastAsia"/>
        </w:rPr>
        <w:t>可用性（</w:t>
      </w:r>
      <w:r w:rsidRPr="006969E7">
        <w:rPr>
          <w:rFonts w:hint="eastAsia"/>
        </w:rPr>
        <w:t>Availability</w:t>
      </w:r>
      <w:proofErr w:type="spellEnd"/>
      <w:r w:rsidRPr="006969E7">
        <w:rPr>
          <w:rFonts w:hint="eastAsia"/>
        </w:rPr>
        <w:t>）。</w:t>
      </w:r>
    </w:p>
    <w:p w14:paraId="1F93FA2C" w14:textId="58125AE0" w:rsidR="00CF4F75" w:rsidRPr="006969E7" w:rsidRDefault="00CF4F75" w:rsidP="00CF4F75">
      <w:pPr>
        <w:pStyle w:val="ad"/>
        <w:spacing w:before="190" w:after="95"/>
      </w:pPr>
      <w:bookmarkStart w:id="389" w:name="_Toc119583047"/>
      <w:proofErr w:type="spellStart"/>
      <w:r w:rsidRPr="006969E7">
        <w:rPr>
          <w:rFonts w:hint="eastAsia"/>
        </w:rPr>
        <w:t>機密性</w:t>
      </w:r>
      <w:proofErr w:type="spellEnd"/>
      <w:r w:rsidRPr="006969E7">
        <w:rPr>
          <w:rFonts w:hint="eastAsia"/>
        </w:rPr>
        <w:t>：</w:t>
      </w:r>
      <w:bookmarkEnd w:id="389"/>
    </w:p>
    <w:p w14:paraId="53351F76" w14:textId="300DD779" w:rsidR="00CF4F75" w:rsidRPr="00CF4F75" w:rsidRDefault="00CF4F75" w:rsidP="00CF4F75">
      <w:pPr>
        <w:pStyle w:val="aff8"/>
        <w:spacing w:before="95" w:after="190"/>
        <w:ind w:firstLine="560"/>
      </w:pPr>
      <w:proofErr w:type="spellStart"/>
      <w:r w:rsidRPr="006969E7">
        <w:rPr>
          <w:rFonts w:hint="eastAsia"/>
        </w:rPr>
        <w:t>本團隊規劃於</w:t>
      </w:r>
      <w:r w:rsidR="00827AE1" w:rsidRPr="006969E7">
        <w:rPr>
          <w:rFonts w:hint="eastAsia"/>
          <w:lang w:eastAsia="zh-TW"/>
        </w:rPr>
        <w:t>貴公</w:t>
      </w:r>
      <w:r w:rsidR="006969E7" w:rsidRPr="006969E7">
        <w:rPr>
          <w:rFonts w:hint="eastAsia"/>
          <w:lang w:eastAsia="zh-TW"/>
        </w:rPr>
        <w:t>會</w:t>
      </w:r>
      <w:r w:rsidRPr="006969E7">
        <w:rPr>
          <w:rFonts w:hint="eastAsia"/>
        </w:rPr>
        <w:t>與</w:t>
      </w:r>
      <w:r w:rsidRPr="006969E7">
        <w:rPr>
          <w:rFonts w:hint="eastAsia"/>
        </w:rPr>
        <w:t>CHT</w:t>
      </w:r>
      <w:proofErr w:type="spellEnd"/>
      <w:r w:rsidRPr="006969E7">
        <w:rPr>
          <w:rFonts w:hint="eastAsia"/>
        </w:rPr>
        <w:t xml:space="preserve"> Security </w:t>
      </w:r>
      <w:proofErr w:type="spellStart"/>
      <w:r w:rsidRPr="006969E7">
        <w:rPr>
          <w:rFonts w:hint="eastAsia"/>
        </w:rPr>
        <w:t>SOC</w:t>
      </w:r>
      <w:r w:rsidRPr="006969E7">
        <w:rPr>
          <w:rFonts w:hint="eastAsia"/>
        </w:rPr>
        <w:t>資訊安全監控平台各元件之間傳送事件紀錄時，連線通道採用</w:t>
      </w:r>
      <w:r w:rsidRPr="006969E7">
        <w:rPr>
          <w:rFonts w:hint="eastAsia"/>
        </w:rPr>
        <w:t>SSL</w:t>
      </w:r>
      <w:r w:rsidRPr="006969E7">
        <w:rPr>
          <w:rFonts w:hint="eastAsia"/>
        </w:rPr>
        <w:t>加密保護，以確保傳送資料不會遭受惡意的竊聽或竄</w:t>
      </w:r>
      <w:r w:rsidRPr="00CF4F75">
        <w:rPr>
          <w:rFonts w:hint="eastAsia"/>
        </w:rPr>
        <w:t>改</w:t>
      </w:r>
      <w:proofErr w:type="spellEnd"/>
      <w:r w:rsidRPr="00CF4F75">
        <w:rPr>
          <w:rFonts w:hint="eastAsia"/>
        </w:rPr>
        <w:t>。</w:t>
      </w:r>
    </w:p>
    <w:p w14:paraId="170BD856" w14:textId="150F9872" w:rsidR="00CF4F75" w:rsidRDefault="00CF4F75" w:rsidP="00CF4F75">
      <w:pPr>
        <w:pStyle w:val="ad"/>
        <w:spacing w:before="190" w:after="95"/>
      </w:pPr>
      <w:bookmarkStart w:id="390" w:name="_Toc119583048"/>
      <w:r>
        <w:rPr>
          <w:rFonts w:hint="eastAsia"/>
          <w:lang w:eastAsia="zh-TW"/>
        </w:rPr>
        <w:t>完整性</w:t>
      </w:r>
      <w:bookmarkEnd w:id="390"/>
    </w:p>
    <w:p w14:paraId="12581460" w14:textId="56BFA1E7" w:rsidR="00CF4F75" w:rsidRDefault="00CF4F75" w:rsidP="00CF4F75">
      <w:pPr>
        <w:pStyle w:val="aff8"/>
        <w:spacing w:before="95" w:after="190"/>
        <w:ind w:firstLine="560"/>
      </w:pPr>
      <w:proofErr w:type="spellStart"/>
      <w:r w:rsidRPr="00CF4F75">
        <w:rPr>
          <w:rFonts w:hint="eastAsia"/>
        </w:rPr>
        <w:t>存放於</w:t>
      </w:r>
      <w:ins w:id="391" w:author="姜 廷儒" w:date="2022-12-17T22:11:00Z">
        <w:r w:rsidR="00CB654C" w:rsidRPr="00CB654C">
          <w:rPr>
            <w:rFonts w:hint="eastAsia"/>
          </w:rPr>
          <w:t>SOC</w:t>
        </w:r>
        <w:r w:rsidR="00CB654C" w:rsidRPr="00CB654C">
          <w:rPr>
            <w:rFonts w:hint="eastAsia"/>
          </w:rPr>
          <w:t>資安監控中心</w:t>
        </w:r>
      </w:ins>
      <w:del w:id="392" w:author="姜 廷儒" w:date="2022-12-17T22:11:00Z">
        <w:r w:rsidRPr="00CF4F75" w:rsidDel="00CB654C">
          <w:rPr>
            <w:rFonts w:hint="eastAsia"/>
          </w:rPr>
          <w:delText>資訊安全監控平台</w:delText>
        </w:r>
      </w:del>
      <w:r w:rsidRPr="00CF4F75">
        <w:rPr>
          <w:rFonts w:hint="eastAsia"/>
        </w:rPr>
        <w:t>的資安事件，以雜湊函數</w:t>
      </w:r>
      <w:proofErr w:type="spellEnd"/>
      <w:r w:rsidRPr="00CF4F75">
        <w:rPr>
          <w:rFonts w:hint="eastAsia"/>
        </w:rPr>
        <w:t>(Hash function)</w:t>
      </w:r>
      <w:proofErr w:type="spellStart"/>
      <w:r w:rsidRPr="00CF4F75">
        <w:rPr>
          <w:rFonts w:hint="eastAsia"/>
        </w:rPr>
        <w:t>為主的驗證機制，以確保存放資料的完整性</w:t>
      </w:r>
      <w:proofErr w:type="spellEnd"/>
      <w:r w:rsidRPr="00CF4F75">
        <w:rPr>
          <w:rFonts w:hint="eastAsia"/>
        </w:rPr>
        <w:t>。</w:t>
      </w:r>
    </w:p>
    <w:p w14:paraId="177C93E4" w14:textId="23BCB274" w:rsidR="00CF4F75" w:rsidRPr="00B82835" w:rsidRDefault="00CF4F75" w:rsidP="00CF4F75">
      <w:pPr>
        <w:pStyle w:val="ad"/>
        <w:spacing w:before="190" w:after="95"/>
        <w:rPr>
          <w:lang w:eastAsia="zh-TW"/>
        </w:rPr>
      </w:pPr>
      <w:bookmarkStart w:id="393" w:name="_Toc119583049"/>
      <w:r w:rsidRPr="00B82835">
        <w:rPr>
          <w:lang w:eastAsia="zh-TW"/>
        </w:rPr>
        <w:t>可用性</w:t>
      </w:r>
      <w:bookmarkEnd w:id="393"/>
    </w:p>
    <w:p w14:paraId="1916CBE8" w14:textId="48D84605" w:rsidR="00CF4F75" w:rsidRDefault="00CF4F75" w:rsidP="00CF4F75">
      <w:pPr>
        <w:pStyle w:val="aff8"/>
        <w:spacing w:before="95" w:after="190"/>
        <w:ind w:firstLine="560"/>
      </w:pPr>
      <w:proofErr w:type="spellStart"/>
      <w:r w:rsidRPr="00CF4F75">
        <w:rPr>
          <w:rFonts w:hint="eastAsia"/>
        </w:rPr>
        <w:t>中控</w:t>
      </w:r>
      <w:ins w:id="394" w:author="姜 廷儒" w:date="2022-12-16T12:17:00Z">
        <w:r w:rsidR="0015168A">
          <w:rPr>
            <w:rFonts w:hint="eastAsia"/>
            <w:lang w:eastAsia="zh-TW"/>
          </w:rPr>
          <w:t>主機</w:t>
        </w:r>
      </w:ins>
      <w:proofErr w:type="spellEnd"/>
      <w:del w:id="395" w:author="姜 廷儒" w:date="2022-12-16T12:16:00Z">
        <w:r w:rsidRPr="00CF4F75" w:rsidDel="00151574">
          <w:rPr>
            <w:rFonts w:hint="eastAsia"/>
          </w:rPr>
          <w:delText>主</w:delText>
        </w:r>
      </w:del>
      <w:del w:id="396" w:author="姜 廷儒" w:date="2022-12-16T12:17:00Z">
        <w:r w:rsidRPr="00CF4F75" w:rsidDel="0015168A">
          <w:rPr>
            <w:rFonts w:hint="eastAsia"/>
          </w:rPr>
          <w:delText>將</w:delText>
        </w:r>
      </w:del>
      <w:proofErr w:type="spellStart"/>
      <w:r w:rsidRPr="00CF4F75">
        <w:rPr>
          <w:rFonts w:hint="eastAsia"/>
        </w:rPr>
        <w:t>會將</w:t>
      </w:r>
      <w:proofErr w:type="gramStart"/>
      <w:r w:rsidRPr="00CF4F75">
        <w:rPr>
          <w:rFonts w:hint="eastAsia"/>
        </w:rPr>
        <w:t>發生資安事件</w:t>
      </w:r>
      <w:proofErr w:type="gramEnd"/>
      <w:r w:rsidRPr="00CF4F75">
        <w:rPr>
          <w:rFonts w:hint="eastAsia"/>
        </w:rPr>
        <w:t>的事件通報，藉由傳送回</w:t>
      </w:r>
      <w:r w:rsidR="006969E7" w:rsidRPr="00CF4F75">
        <w:rPr>
          <w:rFonts w:hint="eastAsia"/>
        </w:rPr>
        <w:t>CHT</w:t>
      </w:r>
      <w:proofErr w:type="spellEnd"/>
      <w:r w:rsidR="006969E7" w:rsidRPr="00CF4F75">
        <w:rPr>
          <w:rFonts w:hint="eastAsia"/>
        </w:rPr>
        <w:t xml:space="preserve"> Security </w:t>
      </w:r>
      <w:proofErr w:type="spellStart"/>
      <w:r w:rsidR="006969E7" w:rsidRPr="00CF4F75">
        <w:rPr>
          <w:rFonts w:hint="eastAsia"/>
        </w:rPr>
        <w:t>SOC</w:t>
      </w:r>
      <w:proofErr w:type="gramStart"/>
      <w:ins w:id="397" w:author="姜 廷儒" w:date="2022-12-17T22:12:00Z">
        <w:r w:rsidR="00405D3F" w:rsidRPr="00405D3F">
          <w:rPr>
            <w:rFonts w:hint="eastAsia"/>
            <w:color w:val="0000CC"/>
          </w:rPr>
          <w:t>資安監控</w:t>
        </w:r>
        <w:proofErr w:type="gramEnd"/>
        <w:r w:rsidR="00405D3F" w:rsidRPr="00405D3F">
          <w:rPr>
            <w:rFonts w:hint="eastAsia"/>
            <w:color w:val="0000CC"/>
          </w:rPr>
          <w:t>中心</w:t>
        </w:r>
      </w:ins>
      <w:r w:rsidRPr="00CF4F75">
        <w:rPr>
          <w:rFonts w:hint="eastAsia"/>
        </w:rPr>
        <w:t>系統程式</w:t>
      </w:r>
      <w:proofErr w:type="gramStart"/>
      <w:r w:rsidRPr="00CF4F75">
        <w:rPr>
          <w:rFonts w:hint="eastAsia"/>
        </w:rPr>
        <w:t>採</w:t>
      </w:r>
      <w:proofErr w:type="gramEnd"/>
      <w:r w:rsidRPr="00CF4F75">
        <w:rPr>
          <w:rFonts w:hint="eastAsia"/>
        </w:rPr>
        <w:t>RAID</w:t>
      </w:r>
      <w:r w:rsidRPr="00CF4F75">
        <w:rPr>
          <w:rFonts w:hint="eastAsia"/>
        </w:rPr>
        <w:t>磁碟備援，日誌資料儲存於</w:t>
      </w:r>
      <w:r w:rsidRPr="00CF4F75">
        <w:rPr>
          <w:rFonts w:hint="eastAsia"/>
        </w:rPr>
        <w:t>NAS</w:t>
      </w:r>
      <w:r w:rsidRPr="00CF4F75">
        <w:rPr>
          <w:rFonts w:hint="eastAsia"/>
        </w:rPr>
        <w:t>儲存系統</w:t>
      </w:r>
      <w:r w:rsidRPr="00CF4F75">
        <w:rPr>
          <w:rFonts w:hint="eastAsia"/>
        </w:rPr>
        <w:t>RAID</w:t>
      </w:r>
      <w:proofErr w:type="spellEnd"/>
      <w:r w:rsidRPr="00CF4F75">
        <w:rPr>
          <w:rFonts w:hint="eastAsia"/>
        </w:rPr>
        <w:t xml:space="preserve"> </w:t>
      </w:r>
      <w:proofErr w:type="spellStart"/>
      <w:r w:rsidRPr="00CF4F75">
        <w:rPr>
          <w:rFonts w:hint="eastAsia"/>
        </w:rPr>
        <w:t>磁碟備援陣列，預防單一硬碟故障造成資料遺失，並且規劃儲存系統部分空間提供系統程式與檔案備份，提高可用性</w:t>
      </w:r>
      <w:proofErr w:type="spellEnd"/>
      <w:r w:rsidRPr="00CF4F75">
        <w:rPr>
          <w:rFonts w:hint="eastAsia"/>
        </w:rPr>
        <w:t>。</w:t>
      </w:r>
    </w:p>
    <w:p w14:paraId="46D1DF0A" w14:textId="4F551567" w:rsidR="00CF4F75" w:rsidRDefault="00CF4F75" w:rsidP="00CF4F75">
      <w:pPr>
        <w:pStyle w:val="ac"/>
      </w:pPr>
      <w:bookmarkStart w:id="398" w:name="_Toc119583050"/>
      <w:proofErr w:type="spellStart"/>
      <w:r w:rsidRPr="00CF4F75">
        <w:rPr>
          <w:rFonts w:hint="eastAsia"/>
        </w:rPr>
        <w:t>備援</w:t>
      </w:r>
      <w:r w:rsidR="004B05D7">
        <w:rPr>
          <w:rFonts w:hint="eastAsia"/>
          <w:lang w:eastAsia="zh-TW"/>
        </w:rPr>
        <w:t>機制</w:t>
      </w:r>
      <w:bookmarkEnd w:id="398"/>
      <w:proofErr w:type="spellEnd"/>
    </w:p>
    <w:p w14:paraId="5534831A" w14:textId="0041C8F3" w:rsidR="00CF4F75" w:rsidRDefault="00CF4F75" w:rsidP="00CF4F75">
      <w:pPr>
        <w:pStyle w:val="aff7"/>
      </w:pPr>
      <w:proofErr w:type="spellStart"/>
      <w:r w:rsidRPr="006969E7">
        <w:rPr>
          <w:rFonts w:hint="eastAsia"/>
        </w:rPr>
        <w:t>本專案中控主機系統</w:t>
      </w:r>
      <w:r w:rsidR="00252C7D" w:rsidRPr="006969E7">
        <w:rPr>
          <w:rFonts w:hint="eastAsia"/>
          <w:lang w:eastAsia="zh-TW"/>
        </w:rPr>
        <w:t>建置於</w:t>
      </w:r>
      <w:proofErr w:type="spellEnd"/>
      <w:r w:rsidR="004B05D7" w:rsidRPr="006969E7">
        <w:rPr>
          <w:lang w:eastAsia="zh-TW"/>
        </w:rPr>
        <w:t xml:space="preserve">VMware Carbon </w:t>
      </w:r>
      <w:proofErr w:type="spellStart"/>
      <w:r w:rsidR="004B05D7" w:rsidRPr="006969E7">
        <w:rPr>
          <w:lang w:eastAsia="zh-TW"/>
        </w:rPr>
        <w:t>Black</w:t>
      </w:r>
      <w:r w:rsidR="004B05D7" w:rsidRPr="006969E7">
        <w:rPr>
          <w:rFonts w:hint="eastAsia"/>
          <w:lang w:eastAsia="zh-TW"/>
        </w:rPr>
        <w:t>雲端機房</w:t>
      </w:r>
      <w:proofErr w:type="spellEnd"/>
      <w:r w:rsidRPr="006969E7">
        <w:rPr>
          <w:rFonts w:hint="eastAsia"/>
        </w:rPr>
        <w:t>，</w:t>
      </w:r>
      <w:proofErr w:type="spellStart"/>
      <w:r w:rsidR="004B05D7" w:rsidRPr="006969E7">
        <w:rPr>
          <w:rFonts w:hint="eastAsia"/>
          <w:lang w:eastAsia="zh-TW"/>
        </w:rPr>
        <w:t>具備高可用性</w:t>
      </w:r>
      <w:r w:rsidR="0024503C" w:rsidRPr="006969E7">
        <w:rPr>
          <w:rFonts w:hint="eastAsia"/>
          <w:lang w:eastAsia="zh-TW"/>
        </w:rPr>
        <w:t>及異地備援機制</w:t>
      </w:r>
      <w:proofErr w:type="spellEnd"/>
      <w:r w:rsidRPr="006969E7">
        <w:rPr>
          <w:rFonts w:hint="eastAsia"/>
        </w:rPr>
        <w:t>。</w:t>
      </w:r>
    </w:p>
    <w:p w14:paraId="7AC73BC0" w14:textId="77777777" w:rsidR="006D6BE9" w:rsidRPr="006D6BE9" w:rsidRDefault="006D6BE9" w:rsidP="006D6BE9">
      <w:pPr>
        <w:rPr>
          <w:lang w:val="x-none" w:eastAsia="x-none"/>
        </w:rPr>
      </w:pPr>
    </w:p>
    <w:p w14:paraId="439246CC" w14:textId="651829B6" w:rsidR="00CF4F75" w:rsidRDefault="00CF4F75" w:rsidP="00CF4F75">
      <w:pPr>
        <w:pStyle w:val="ab"/>
      </w:pPr>
      <w:bookmarkStart w:id="399" w:name="_Toc119583051"/>
      <w:proofErr w:type="spellStart"/>
      <w:r w:rsidRPr="00CF4F75">
        <w:rPr>
          <w:rFonts w:hint="eastAsia"/>
        </w:rPr>
        <w:t>專案時程規劃</w:t>
      </w:r>
      <w:bookmarkEnd w:id="399"/>
      <w:proofErr w:type="spellEnd"/>
    </w:p>
    <w:p w14:paraId="6B0526BF" w14:textId="5704398B" w:rsidR="00CF4F75" w:rsidRDefault="00CF4F75" w:rsidP="00CF4F75">
      <w:pPr>
        <w:pStyle w:val="aff5"/>
      </w:pPr>
      <w:r w:rsidRPr="00CF4F75">
        <w:rPr>
          <w:rFonts w:hint="eastAsia"/>
        </w:rPr>
        <w:lastRenderedPageBreak/>
        <w:t>本團隊將專案時程規劃分為</w:t>
      </w:r>
      <w:r w:rsidRPr="00CF4F75">
        <w:rPr>
          <w:rFonts w:hint="eastAsia"/>
        </w:rPr>
        <w:t>4</w:t>
      </w:r>
      <w:r w:rsidRPr="00CF4F75">
        <w:rPr>
          <w:rFonts w:hint="eastAsia"/>
        </w:rPr>
        <w:t>個階段執行本專案：專案啟動、建置階段、測試階段、營運階段</w:t>
      </w:r>
      <w:r w:rsidRPr="00B608E1">
        <w:rPr>
          <w:rFonts w:hint="eastAsia"/>
          <w:strike/>
          <w:highlight w:val="yellow"/>
          <w:rPrChange w:id="400" w:author="姜 廷儒" w:date="2022-12-16T00:47:00Z">
            <w:rPr>
              <w:rFonts w:hint="eastAsia"/>
            </w:rPr>
          </w:rPrChange>
        </w:rPr>
        <w:t>與</w:t>
      </w:r>
      <w:commentRangeStart w:id="401"/>
      <w:commentRangeStart w:id="402"/>
      <w:r w:rsidRPr="00B608E1">
        <w:rPr>
          <w:rFonts w:hint="eastAsia"/>
          <w:strike/>
          <w:highlight w:val="yellow"/>
          <w:rPrChange w:id="403" w:author="姜 廷儒" w:date="2022-12-16T00:47:00Z">
            <w:rPr>
              <w:rFonts w:hint="eastAsia"/>
            </w:rPr>
          </w:rPrChange>
        </w:rPr>
        <w:t>專案結案及交接</w:t>
      </w:r>
      <w:commentRangeEnd w:id="401"/>
      <w:r w:rsidR="006969E7" w:rsidRPr="00B608E1">
        <w:rPr>
          <w:rStyle w:val="affff9"/>
          <w:strike/>
          <w:highlight w:val="yellow"/>
          <w:rPrChange w:id="404" w:author="姜 廷儒" w:date="2022-12-16T00:47:00Z">
            <w:rPr>
              <w:rStyle w:val="affff9"/>
            </w:rPr>
          </w:rPrChange>
        </w:rPr>
        <w:commentReference w:id="401"/>
      </w:r>
      <w:commentRangeEnd w:id="402"/>
      <w:r w:rsidR="00854B04">
        <w:rPr>
          <w:rStyle w:val="affff9"/>
        </w:rPr>
        <w:commentReference w:id="402"/>
      </w:r>
      <w:r w:rsidRPr="00CF4F75">
        <w:rPr>
          <w:rFonts w:hint="eastAsia"/>
        </w:rPr>
        <w:t>，本團隊專案期程規劃如下</w:t>
      </w:r>
      <w:r w:rsidRPr="00CF4F75">
        <w:rPr>
          <w:rFonts w:hint="eastAsia"/>
        </w:rPr>
        <w:t>:</w:t>
      </w:r>
    </w:p>
    <w:p w14:paraId="5820613C" w14:textId="5033B724" w:rsidR="00CF4F75" w:rsidRDefault="00CF4F75" w:rsidP="00CF4F75">
      <w:pPr>
        <w:pStyle w:val="ac"/>
      </w:pPr>
      <w:bookmarkStart w:id="405" w:name="_Toc119583052"/>
      <w:proofErr w:type="spellStart"/>
      <w:r w:rsidRPr="00CF4F75">
        <w:rPr>
          <w:rFonts w:hint="eastAsia"/>
        </w:rPr>
        <w:t>專案啟動階段</w:t>
      </w:r>
      <w:bookmarkEnd w:id="405"/>
      <w:proofErr w:type="spellEnd"/>
    </w:p>
    <w:p w14:paraId="6B05C5C1" w14:textId="0A4471D2" w:rsidR="00CF4F75" w:rsidRPr="006969E7" w:rsidRDefault="00CF4F75" w:rsidP="00CF4F75">
      <w:pPr>
        <w:pStyle w:val="aff7"/>
      </w:pPr>
      <w:proofErr w:type="spellStart"/>
      <w:r w:rsidRPr="00CF4F75">
        <w:rPr>
          <w:rFonts w:hint="eastAsia"/>
        </w:rPr>
        <w:t>為能於得標後儘速進行專案工作，規劃於</w:t>
      </w:r>
      <w:ins w:id="406" w:author="姜 廷儒" w:date="2022-12-16T12:19:00Z">
        <w:r w:rsidR="009176BB">
          <w:rPr>
            <w:rFonts w:hint="eastAsia"/>
            <w:lang w:eastAsia="zh-TW"/>
          </w:rPr>
          <w:t>取得</w:t>
        </w:r>
      </w:ins>
      <w:ins w:id="407" w:author="姜 廷儒" w:date="2022-12-17T22:14:00Z">
        <w:r w:rsidR="00D74DA2">
          <w:rPr>
            <w:rFonts w:hint="eastAsia"/>
            <w:lang w:eastAsia="zh-TW"/>
          </w:rPr>
          <w:t>貴公會</w:t>
        </w:r>
      </w:ins>
      <w:proofErr w:type="spellEnd"/>
      <w:del w:id="408" w:author="姜 廷儒" w:date="2022-12-16T12:19:00Z">
        <w:r w:rsidRPr="00CF4F75" w:rsidDel="009176BB">
          <w:rPr>
            <w:rFonts w:hint="eastAsia"/>
          </w:rPr>
          <w:delText>接獲</w:delText>
        </w:r>
      </w:del>
      <w:del w:id="409" w:author="姜 廷儒" w:date="2022-12-16T12:18:00Z">
        <w:r w:rsidRPr="00CF4F75" w:rsidDel="00E32BD6">
          <w:rPr>
            <w:rFonts w:hint="eastAsia"/>
          </w:rPr>
          <w:delText>共契</w:delText>
        </w:r>
      </w:del>
      <w:proofErr w:type="spellStart"/>
      <w:r w:rsidRPr="00CF4F75">
        <w:rPr>
          <w:rFonts w:hint="eastAsia"/>
        </w:rPr>
        <w:t>訂單</w:t>
      </w:r>
      <w:ins w:id="410" w:author="姜 廷儒" w:date="2022-12-16T12:18:00Z">
        <w:r w:rsidR="00E32BD6">
          <w:rPr>
            <w:rFonts w:hint="eastAsia"/>
            <w:lang w:eastAsia="zh-TW"/>
          </w:rPr>
          <w:t>後</w:t>
        </w:r>
      </w:ins>
      <w:proofErr w:type="spellEnd"/>
      <w:del w:id="411" w:author="姜 廷儒" w:date="2022-12-16T12:18:00Z">
        <w:r w:rsidRPr="00CF4F75" w:rsidDel="00E32BD6">
          <w:rPr>
            <w:rFonts w:hint="eastAsia"/>
          </w:rPr>
          <w:delText>日相約</w:delText>
        </w:r>
      </w:del>
      <w:proofErr w:type="spellStart"/>
      <w:r w:rsidRPr="00CF4F75">
        <w:rPr>
          <w:rFonts w:hint="eastAsia"/>
        </w:rPr>
        <w:t>舉行專案動會議，確認雙方專案團隊成員、連絡窗口、專案進行方式及</w:t>
      </w:r>
      <w:r w:rsidRPr="006969E7">
        <w:rPr>
          <w:rFonts w:hint="eastAsia"/>
        </w:rPr>
        <w:t>雙方配合事項等</w:t>
      </w:r>
      <w:proofErr w:type="spellEnd"/>
      <w:r w:rsidRPr="006969E7">
        <w:rPr>
          <w:rFonts w:hint="eastAsia"/>
        </w:rPr>
        <w:t>。</w:t>
      </w:r>
    </w:p>
    <w:p w14:paraId="27B2E2AC" w14:textId="4FF6F5D9" w:rsidR="00CF4F75" w:rsidRPr="006969E7" w:rsidRDefault="00CF4F75" w:rsidP="00CF4F75">
      <w:pPr>
        <w:pStyle w:val="aff7"/>
        <w:rPr>
          <w:lang w:eastAsia="zh-TW"/>
        </w:rPr>
      </w:pPr>
      <w:proofErr w:type="spellStart"/>
      <w:r w:rsidRPr="006969E7">
        <w:rPr>
          <w:rFonts w:hint="eastAsia"/>
        </w:rPr>
        <w:t>於專案需求訪談會議時確認</w:t>
      </w:r>
      <w:r w:rsidR="00827AE1" w:rsidRPr="006969E7">
        <w:rPr>
          <w:rFonts w:hint="eastAsia"/>
          <w:lang w:eastAsia="zh-TW"/>
        </w:rPr>
        <w:t>貴公</w:t>
      </w:r>
      <w:r w:rsidR="006969E7" w:rsidRPr="006969E7">
        <w:rPr>
          <w:rFonts w:hint="eastAsia"/>
          <w:lang w:eastAsia="zh-TW"/>
        </w:rPr>
        <w:t>會</w:t>
      </w:r>
      <w:r w:rsidRPr="006969E7">
        <w:rPr>
          <w:rFonts w:hint="eastAsia"/>
        </w:rPr>
        <w:t>網路架構及服務細節</w:t>
      </w:r>
      <w:proofErr w:type="spellEnd"/>
      <w:r w:rsidRPr="006969E7">
        <w:rPr>
          <w:rFonts w:hint="eastAsia"/>
          <w:lang w:eastAsia="zh-TW"/>
        </w:rPr>
        <w:t>：</w:t>
      </w:r>
    </w:p>
    <w:p w14:paraId="00AAF6F8" w14:textId="062BC778" w:rsidR="00CF4F75" w:rsidRPr="006969E7" w:rsidRDefault="00CF4F75" w:rsidP="00CF4F75">
      <w:pPr>
        <w:pStyle w:val="18"/>
      </w:pPr>
      <w:proofErr w:type="spellStart"/>
      <w:r w:rsidRPr="006969E7">
        <w:rPr>
          <w:rFonts w:hint="eastAsia"/>
        </w:rPr>
        <w:t>內部網路架構細節</w:t>
      </w:r>
      <w:proofErr w:type="spellEnd"/>
    </w:p>
    <w:p w14:paraId="39D13BCC" w14:textId="1D9B24F4" w:rsidR="00CF4F75" w:rsidRPr="006969E7" w:rsidRDefault="00CF4F75" w:rsidP="00CF4F75">
      <w:pPr>
        <w:pStyle w:val="18"/>
      </w:pPr>
      <w:proofErr w:type="spellStart"/>
      <w:r w:rsidRPr="006969E7">
        <w:rPr>
          <w:rFonts w:hint="eastAsia"/>
        </w:rPr>
        <w:t>本專案範圍內資安防護現況、主機數量及相關資訊</w:t>
      </w:r>
      <w:proofErr w:type="spellEnd"/>
      <w:r w:rsidRPr="006969E7">
        <w:rPr>
          <w:rFonts w:hint="eastAsia"/>
        </w:rPr>
        <w:t>：</w:t>
      </w:r>
    </w:p>
    <w:p w14:paraId="2AEFC153" w14:textId="05E61EAE" w:rsidR="00CF4F75" w:rsidRPr="006969E7" w:rsidRDefault="00CF4F75" w:rsidP="00CF4F75">
      <w:pPr>
        <w:pStyle w:val="19"/>
      </w:pPr>
      <w:proofErr w:type="spellStart"/>
      <w:r w:rsidRPr="006969E7">
        <w:rPr>
          <w:rFonts w:hint="eastAsia"/>
        </w:rPr>
        <w:t>資安設備及伺服器端資產管理現況</w:t>
      </w:r>
      <w:proofErr w:type="spellEnd"/>
    </w:p>
    <w:p w14:paraId="4AD865A4" w14:textId="462EABFC" w:rsidR="00CF4F75" w:rsidRPr="006969E7" w:rsidRDefault="00CF4F75" w:rsidP="00CF4F75">
      <w:pPr>
        <w:pStyle w:val="19"/>
      </w:pPr>
      <w:proofErr w:type="spellStart"/>
      <w:r w:rsidRPr="006969E7">
        <w:rPr>
          <w:rFonts w:hint="eastAsia"/>
        </w:rPr>
        <w:t>伺服主機及</w:t>
      </w:r>
      <w:r w:rsidRPr="006969E7">
        <w:rPr>
          <w:rFonts w:hint="eastAsia"/>
        </w:rPr>
        <w:t>IP</w:t>
      </w:r>
      <w:r w:rsidRPr="006969E7">
        <w:rPr>
          <w:rFonts w:hint="eastAsia"/>
        </w:rPr>
        <w:t>位址分配表</w:t>
      </w:r>
      <w:proofErr w:type="spellEnd"/>
    </w:p>
    <w:p w14:paraId="6AC03245" w14:textId="35598C90" w:rsidR="00CF4F75" w:rsidRPr="006969E7" w:rsidRDefault="00CF4F75" w:rsidP="00CF4F75">
      <w:pPr>
        <w:pStyle w:val="19"/>
      </w:pPr>
      <w:proofErr w:type="spellStart"/>
      <w:r w:rsidRPr="006969E7">
        <w:rPr>
          <w:rFonts w:hint="eastAsia"/>
        </w:rPr>
        <w:t>網站</w:t>
      </w:r>
      <w:r w:rsidRPr="006969E7">
        <w:rPr>
          <w:rFonts w:hint="eastAsia"/>
        </w:rPr>
        <w:t>IP</w:t>
      </w:r>
      <w:r w:rsidRPr="006969E7">
        <w:rPr>
          <w:rFonts w:hint="eastAsia"/>
        </w:rPr>
        <w:t>與網址資訊</w:t>
      </w:r>
      <w:proofErr w:type="spellEnd"/>
    </w:p>
    <w:p w14:paraId="6A557E45" w14:textId="75F4AB8F" w:rsidR="00CF4F75" w:rsidRPr="006969E7" w:rsidRDefault="00CF4F75" w:rsidP="00CF4F75">
      <w:pPr>
        <w:pStyle w:val="19"/>
      </w:pPr>
      <w:proofErr w:type="spellStart"/>
      <w:r w:rsidRPr="006969E7">
        <w:rPr>
          <w:rFonts w:hint="eastAsia"/>
        </w:rPr>
        <w:t>通報窗口及聯絡資訊</w:t>
      </w:r>
      <w:proofErr w:type="spellEnd"/>
    </w:p>
    <w:p w14:paraId="08151B20" w14:textId="25FEE5E8" w:rsidR="00CF4F75" w:rsidRPr="006969E7" w:rsidRDefault="00CF4F75" w:rsidP="00CF4F75">
      <w:pPr>
        <w:pStyle w:val="18"/>
        <w:rPr>
          <w:lang w:val="en-US"/>
        </w:rPr>
      </w:pPr>
      <w:proofErr w:type="spellStart"/>
      <w:r w:rsidRPr="006969E7">
        <w:rPr>
          <w:rFonts w:hint="eastAsia"/>
        </w:rPr>
        <w:t>專案進行方式、建置時程及配合事項</w:t>
      </w:r>
      <w:proofErr w:type="spellEnd"/>
    </w:p>
    <w:p w14:paraId="37FCE69C" w14:textId="1664CF87" w:rsidR="00CF4F75" w:rsidRPr="006969E7" w:rsidRDefault="00CF4F75" w:rsidP="00CF4F75">
      <w:pPr>
        <w:pStyle w:val="ac"/>
      </w:pPr>
      <w:bookmarkStart w:id="412" w:name="_Toc119583053"/>
      <w:proofErr w:type="spellStart"/>
      <w:r w:rsidRPr="006969E7">
        <w:rPr>
          <w:rFonts w:hint="eastAsia"/>
        </w:rPr>
        <w:t>建置階段</w:t>
      </w:r>
      <w:bookmarkEnd w:id="412"/>
      <w:proofErr w:type="spellEnd"/>
    </w:p>
    <w:p w14:paraId="7C27CCEE" w14:textId="0B274556" w:rsidR="00CF4F75" w:rsidRPr="006969E7" w:rsidRDefault="00CF4F75" w:rsidP="00CF4F75">
      <w:pPr>
        <w:pStyle w:val="aff7"/>
      </w:pPr>
      <w:proofErr w:type="spellStart"/>
      <w:r w:rsidRPr="006969E7">
        <w:rPr>
          <w:rFonts w:hint="eastAsia"/>
        </w:rPr>
        <w:t>依與</w:t>
      </w:r>
      <w:r w:rsidR="00827AE1" w:rsidRPr="006969E7">
        <w:rPr>
          <w:rFonts w:hint="eastAsia"/>
          <w:lang w:eastAsia="zh-TW"/>
        </w:rPr>
        <w:t>貴公</w:t>
      </w:r>
      <w:r w:rsidR="006969E7" w:rsidRPr="006969E7">
        <w:rPr>
          <w:rFonts w:hint="eastAsia"/>
          <w:lang w:eastAsia="zh-TW"/>
        </w:rPr>
        <w:t>會</w:t>
      </w:r>
      <w:r w:rsidRPr="006969E7">
        <w:rPr>
          <w:rFonts w:hint="eastAsia"/>
        </w:rPr>
        <w:t>所協調確認之建置時程及完成日期，安排人力同時開始進行整體事件紀錄收容機制之建置，以及各項專案服務之執行，如期完成各項專案工作</w:t>
      </w:r>
      <w:proofErr w:type="spellEnd"/>
      <w:r w:rsidRPr="006969E7">
        <w:rPr>
          <w:rFonts w:hint="eastAsia"/>
        </w:rPr>
        <w:t>。</w:t>
      </w:r>
    </w:p>
    <w:p w14:paraId="1DEDB3A2" w14:textId="35F15C17" w:rsidR="00CF4F75" w:rsidRPr="006969E7" w:rsidRDefault="00CF4F75" w:rsidP="00CF4F75">
      <w:pPr>
        <w:pStyle w:val="ac"/>
      </w:pPr>
      <w:bookmarkStart w:id="413" w:name="_Toc119583054"/>
      <w:proofErr w:type="spellStart"/>
      <w:r w:rsidRPr="006969E7">
        <w:rPr>
          <w:rFonts w:hint="eastAsia"/>
        </w:rPr>
        <w:t>測試階段</w:t>
      </w:r>
      <w:bookmarkEnd w:id="413"/>
      <w:proofErr w:type="spellEnd"/>
    </w:p>
    <w:p w14:paraId="43111A5A" w14:textId="2DE4BD23" w:rsidR="00CF4F75" w:rsidRDefault="00CF4F75" w:rsidP="00CF4F75">
      <w:pPr>
        <w:pStyle w:val="aff7"/>
      </w:pPr>
      <w:proofErr w:type="spellStart"/>
      <w:r w:rsidRPr="006969E7">
        <w:rPr>
          <w:rFonts w:hint="eastAsia"/>
        </w:rPr>
        <w:t>待整體軟硬體設備及服務建置完成後，本團隊將與</w:t>
      </w:r>
      <w:r w:rsidR="00827AE1" w:rsidRPr="006969E7">
        <w:rPr>
          <w:rFonts w:hint="eastAsia"/>
          <w:lang w:eastAsia="zh-TW"/>
        </w:rPr>
        <w:t>貴公</w:t>
      </w:r>
      <w:r w:rsidR="006969E7" w:rsidRPr="006969E7">
        <w:rPr>
          <w:rFonts w:hint="eastAsia"/>
          <w:lang w:eastAsia="zh-TW"/>
        </w:rPr>
        <w:t>會</w:t>
      </w:r>
      <w:proofErr w:type="spellEnd"/>
      <w:r w:rsidRPr="006969E7">
        <w:rPr>
          <w:rFonts w:hint="eastAsia"/>
        </w:rPr>
        <w:t>相關同仁進行測試，檢查各項服務能順利運作，並且適時做關聯規則</w:t>
      </w:r>
      <w:r>
        <w:rPr>
          <w:rFonts w:hint="eastAsia"/>
        </w:rPr>
        <w:t>調整，提升服務品質。所有工作時程及交付項目，將依本專案需求說明書所訂之各期程履約。</w:t>
      </w:r>
    </w:p>
    <w:p w14:paraId="022CD9FF" w14:textId="799CDD03" w:rsidR="00CF4F75" w:rsidRDefault="00CF4F75" w:rsidP="00CF4F75">
      <w:pPr>
        <w:pStyle w:val="ac"/>
      </w:pPr>
      <w:bookmarkStart w:id="414" w:name="_Toc119583055"/>
      <w:proofErr w:type="spellStart"/>
      <w:r>
        <w:rPr>
          <w:rFonts w:hint="eastAsia"/>
        </w:rPr>
        <w:lastRenderedPageBreak/>
        <w:t>營運階段</w:t>
      </w:r>
      <w:bookmarkEnd w:id="414"/>
      <w:proofErr w:type="spellEnd"/>
    </w:p>
    <w:p w14:paraId="114CF5B0" w14:textId="0DB3C350" w:rsidR="00CF4F75" w:rsidRPr="00CF4F75" w:rsidRDefault="00CF4F75" w:rsidP="00CF4F75">
      <w:pPr>
        <w:pStyle w:val="aff7"/>
        <w:rPr>
          <w:lang w:val="en-US"/>
        </w:rPr>
      </w:pPr>
      <w:proofErr w:type="spellStart"/>
      <w:r>
        <w:rPr>
          <w:rFonts w:hint="eastAsia"/>
        </w:rPr>
        <w:t>開始營運後，依據本專案需求進行各項資安防護、監控、通報及應變處理服務，並確保各項服務品質，以達成資安共契服務規範之</w:t>
      </w:r>
      <w:r>
        <w:rPr>
          <w:rFonts w:hint="eastAsia"/>
        </w:rPr>
        <w:t>SLA</w:t>
      </w:r>
      <w:proofErr w:type="spellEnd"/>
      <w:r>
        <w:rPr>
          <w:rFonts w:hint="eastAsia"/>
        </w:rPr>
        <w:t>。</w:t>
      </w:r>
    </w:p>
    <w:p w14:paraId="34C880BE" w14:textId="509217A9" w:rsidR="00CF4F75" w:rsidRDefault="00CF4F75" w:rsidP="00CF4F75">
      <w:pPr>
        <w:rPr>
          <w:lang w:val="x-none" w:eastAsia="x-none"/>
        </w:rPr>
      </w:pPr>
    </w:p>
    <w:p w14:paraId="555ECD35" w14:textId="77777777" w:rsidR="00D543E3" w:rsidRPr="006969E7" w:rsidRDefault="00D543E3" w:rsidP="00D543E3">
      <w:pPr>
        <w:pStyle w:val="ab"/>
      </w:pPr>
      <w:bookmarkStart w:id="415" w:name="_Toc119583056"/>
      <w:r w:rsidRPr="006969E7">
        <w:rPr>
          <w:rFonts w:hint="eastAsia"/>
          <w:lang w:eastAsia="zh-TW"/>
        </w:rPr>
        <w:t>驗收計畫</w:t>
      </w:r>
      <w:bookmarkEnd w:id="415"/>
    </w:p>
    <w:p w14:paraId="30F340A6" w14:textId="324147D8" w:rsidR="00D543E3" w:rsidRPr="006969E7" w:rsidRDefault="00D543E3" w:rsidP="00D543E3">
      <w:pPr>
        <w:pStyle w:val="aff7"/>
      </w:pPr>
      <w:proofErr w:type="spellStart"/>
      <w:r w:rsidRPr="006969E7">
        <w:rPr>
          <w:rFonts w:hint="eastAsia"/>
        </w:rPr>
        <w:t>本服務案</w:t>
      </w:r>
      <w:r w:rsidR="00AC30F7" w:rsidRPr="006969E7">
        <w:rPr>
          <w:rFonts w:hint="eastAsia"/>
          <w:lang w:eastAsia="zh-TW"/>
        </w:rPr>
        <w:t>需</w:t>
      </w:r>
      <w:proofErr w:type="spellEnd"/>
      <w:r w:rsidRPr="006969E7">
        <w:rPr>
          <w:rFonts w:hint="eastAsia"/>
        </w:rPr>
        <w:t>於民國</w:t>
      </w:r>
      <w:r w:rsidRPr="006969E7">
        <w:rPr>
          <w:rFonts w:hint="eastAsia"/>
        </w:rPr>
        <w:t>11</w:t>
      </w:r>
      <w:r w:rsidRPr="006969E7">
        <w:rPr>
          <w:rFonts w:hint="eastAsia"/>
          <w:lang w:eastAsia="zh-TW"/>
        </w:rPr>
        <w:t>1</w:t>
      </w:r>
      <w:r w:rsidRPr="006969E7">
        <w:rPr>
          <w:rFonts w:hint="eastAsia"/>
        </w:rPr>
        <w:t>年</w:t>
      </w:r>
      <w:r w:rsidRPr="006969E7">
        <w:rPr>
          <w:rFonts w:hint="eastAsia"/>
          <w:lang w:eastAsia="zh-TW"/>
        </w:rPr>
        <w:t>1</w:t>
      </w:r>
      <w:r w:rsidRPr="006969E7">
        <w:rPr>
          <w:lang w:eastAsia="zh-TW"/>
        </w:rPr>
        <w:t>2</w:t>
      </w:r>
      <w:r w:rsidRPr="006969E7">
        <w:rPr>
          <w:rFonts w:hint="eastAsia"/>
        </w:rPr>
        <w:t>月</w:t>
      </w:r>
      <w:r w:rsidRPr="006969E7">
        <w:rPr>
          <w:rFonts w:hint="eastAsia"/>
        </w:rPr>
        <w:t>3</w:t>
      </w:r>
      <w:r w:rsidRPr="006969E7">
        <w:t>1</w:t>
      </w:r>
      <w:r w:rsidRPr="006969E7">
        <w:rPr>
          <w:rFonts w:hint="eastAsia"/>
        </w:rPr>
        <w:t>日前完成</w:t>
      </w:r>
      <w:r w:rsidRPr="006969E7">
        <w:rPr>
          <w:rFonts w:hint="eastAsia"/>
          <w:lang w:eastAsia="zh-TW"/>
        </w:rPr>
        <w:t>本案</w:t>
      </w:r>
      <w:proofErr w:type="spellStart"/>
      <w:r w:rsidR="00AC30F7" w:rsidRPr="006969E7">
        <w:rPr>
          <w:lang w:eastAsia="zh-TW"/>
        </w:rPr>
        <w:t>EDR</w:t>
      </w:r>
      <w:r w:rsidR="00AC30F7" w:rsidRPr="006969E7">
        <w:rPr>
          <w:rFonts w:hint="eastAsia"/>
          <w:lang w:eastAsia="zh-TW"/>
        </w:rPr>
        <w:t>軟體部屬</w:t>
      </w:r>
      <w:r w:rsidRPr="006969E7">
        <w:rPr>
          <w:rFonts w:hint="eastAsia"/>
          <w:lang w:eastAsia="zh-TW"/>
        </w:rPr>
        <w:t>及設定</w:t>
      </w:r>
      <w:r w:rsidRPr="006969E7">
        <w:rPr>
          <w:rFonts w:hint="eastAsia"/>
        </w:rPr>
        <w:t>並通知甲方進行驗收作業</w:t>
      </w:r>
      <w:proofErr w:type="spellEnd"/>
      <w:r w:rsidRPr="006969E7">
        <w:rPr>
          <w:rFonts w:hint="eastAsia"/>
        </w:rPr>
        <w:t>。</w:t>
      </w:r>
    </w:p>
    <w:p w14:paraId="7F03E456" w14:textId="77777777" w:rsidR="00D543E3" w:rsidRPr="006969E7" w:rsidRDefault="00D543E3" w:rsidP="00D543E3">
      <w:pPr>
        <w:pStyle w:val="aff7"/>
      </w:pPr>
      <w:proofErr w:type="spellStart"/>
      <w:r w:rsidRPr="006969E7">
        <w:rPr>
          <w:rFonts w:hint="eastAsia"/>
        </w:rPr>
        <w:t>針對本服務案訂定驗收所需交付之工作項目，如下表所示，如期、如質、如量完成交辦項目</w:t>
      </w:r>
      <w:proofErr w:type="spellEnd"/>
      <w:r w:rsidRPr="006969E7">
        <w:rPr>
          <w:rFonts w:hint="eastAsia"/>
        </w:rPr>
        <w:t>。</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386"/>
        <w:gridCol w:w="1501"/>
        <w:gridCol w:w="909"/>
      </w:tblGrid>
      <w:tr w:rsidR="006969E7" w:rsidRPr="006969E7" w14:paraId="00F2060F" w14:textId="77777777" w:rsidTr="00AC30F7">
        <w:tc>
          <w:tcPr>
            <w:tcW w:w="1980" w:type="dxa"/>
            <w:tcBorders>
              <w:top w:val="single" w:sz="4" w:space="0" w:color="auto"/>
              <w:left w:val="single" w:sz="4" w:space="0" w:color="auto"/>
              <w:bottom w:val="single" w:sz="4" w:space="0" w:color="auto"/>
              <w:right w:val="single" w:sz="4" w:space="0" w:color="auto"/>
            </w:tcBorders>
            <w:vAlign w:val="center"/>
            <w:hideMark/>
          </w:tcPr>
          <w:p w14:paraId="535BB4BF" w14:textId="77777777" w:rsidR="00D543E3" w:rsidRPr="006969E7" w:rsidRDefault="00D543E3" w:rsidP="00AC30F7">
            <w:pPr>
              <w:spacing w:line="0" w:lineRule="atLeast"/>
              <w:jc w:val="center"/>
            </w:pPr>
            <w:r w:rsidRPr="006969E7">
              <w:t>驗收項目</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31E6D2" w14:textId="77777777" w:rsidR="00D543E3" w:rsidRPr="006969E7" w:rsidRDefault="00D543E3" w:rsidP="00AC30F7">
            <w:pPr>
              <w:spacing w:line="0" w:lineRule="atLeast"/>
              <w:jc w:val="center"/>
            </w:pPr>
            <w:r w:rsidRPr="006969E7">
              <w:t>驗收內容</w:t>
            </w:r>
          </w:p>
        </w:tc>
        <w:tc>
          <w:tcPr>
            <w:tcW w:w="1501" w:type="dxa"/>
            <w:tcBorders>
              <w:top w:val="single" w:sz="4" w:space="0" w:color="auto"/>
              <w:left w:val="single" w:sz="4" w:space="0" w:color="auto"/>
              <w:bottom w:val="single" w:sz="4" w:space="0" w:color="auto"/>
              <w:right w:val="single" w:sz="4" w:space="0" w:color="auto"/>
            </w:tcBorders>
            <w:vAlign w:val="center"/>
            <w:hideMark/>
          </w:tcPr>
          <w:p w14:paraId="1570BB31" w14:textId="77777777" w:rsidR="00D543E3" w:rsidRPr="006969E7" w:rsidRDefault="00D543E3" w:rsidP="00AC30F7">
            <w:pPr>
              <w:spacing w:line="0" w:lineRule="atLeast"/>
              <w:jc w:val="center"/>
            </w:pPr>
            <w:r w:rsidRPr="006969E7">
              <w:t>是否符合</w:t>
            </w:r>
          </w:p>
        </w:tc>
        <w:tc>
          <w:tcPr>
            <w:tcW w:w="909" w:type="dxa"/>
            <w:tcBorders>
              <w:top w:val="single" w:sz="4" w:space="0" w:color="auto"/>
              <w:left w:val="single" w:sz="4" w:space="0" w:color="auto"/>
              <w:bottom w:val="single" w:sz="4" w:space="0" w:color="auto"/>
              <w:right w:val="single" w:sz="4" w:space="0" w:color="auto"/>
            </w:tcBorders>
            <w:vAlign w:val="center"/>
            <w:hideMark/>
          </w:tcPr>
          <w:p w14:paraId="20CA036C" w14:textId="77777777" w:rsidR="00D543E3" w:rsidRPr="006969E7" w:rsidRDefault="00D543E3" w:rsidP="00AC30F7">
            <w:pPr>
              <w:spacing w:line="0" w:lineRule="atLeast"/>
              <w:jc w:val="center"/>
            </w:pPr>
            <w:r w:rsidRPr="006969E7">
              <w:t>備註</w:t>
            </w:r>
          </w:p>
        </w:tc>
      </w:tr>
      <w:tr w:rsidR="006969E7" w:rsidRPr="006969E7" w14:paraId="6202D872" w14:textId="77777777" w:rsidTr="00AC30F7">
        <w:tc>
          <w:tcPr>
            <w:tcW w:w="1980" w:type="dxa"/>
            <w:vMerge w:val="restart"/>
            <w:tcBorders>
              <w:top w:val="single" w:sz="4" w:space="0" w:color="auto"/>
              <w:left w:val="single" w:sz="4" w:space="0" w:color="auto"/>
              <w:right w:val="single" w:sz="4" w:space="0" w:color="auto"/>
            </w:tcBorders>
            <w:vAlign w:val="center"/>
            <w:hideMark/>
          </w:tcPr>
          <w:p w14:paraId="5FDF1F80" w14:textId="77777777" w:rsidR="00D543E3" w:rsidRPr="006969E7" w:rsidRDefault="00D543E3" w:rsidP="00AC30F7">
            <w:pPr>
              <w:spacing w:line="0" w:lineRule="atLeast"/>
            </w:pPr>
            <w:r w:rsidRPr="006969E7">
              <w:t>完工報告書</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DC8583B" w14:textId="77777777" w:rsidR="00D543E3" w:rsidRPr="006969E7" w:rsidRDefault="00D543E3" w:rsidP="00B03B9C">
            <w:pPr>
              <w:pStyle w:val="afb"/>
              <w:numPr>
                <w:ilvl w:val="0"/>
                <w:numId w:val="38"/>
              </w:numPr>
              <w:spacing w:line="0" w:lineRule="atLeast"/>
              <w:ind w:leftChars="0"/>
              <w:textAlignment w:val="auto"/>
            </w:pPr>
            <w:r w:rsidRPr="006969E7">
              <w:t>確認已報到</w:t>
            </w:r>
            <w:r w:rsidRPr="006969E7">
              <w:t>Server</w:t>
            </w:r>
            <w:r w:rsidRPr="006969E7">
              <w:t>主機符合部署清單</w:t>
            </w:r>
            <w:r w:rsidRPr="006969E7">
              <w:rPr>
                <w:rFonts w:hint="eastAsia"/>
              </w:rPr>
              <w:t>。</w:t>
            </w:r>
          </w:p>
        </w:tc>
        <w:tc>
          <w:tcPr>
            <w:tcW w:w="1501" w:type="dxa"/>
            <w:tcBorders>
              <w:top w:val="single" w:sz="4" w:space="0" w:color="auto"/>
              <w:left w:val="single" w:sz="4" w:space="0" w:color="auto"/>
              <w:bottom w:val="single" w:sz="4" w:space="0" w:color="auto"/>
              <w:right w:val="single" w:sz="4" w:space="0" w:color="auto"/>
            </w:tcBorders>
            <w:vAlign w:val="center"/>
            <w:hideMark/>
          </w:tcPr>
          <w:p w14:paraId="59ED8F7F" w14:textId="77777777" w:rsidR="00D543E3" w:rsidRPr="006969E7" w:rsidRDefault="00D543E3" w:rsidP="00AC30F7">
            <w:pPr>
              <w:spacing w:line="0" w:lineRule="atLeast"/>
              <w:jc w:val="center"/>
            </w:pPr>
            <w:r w:rsidRPr="006969E7">
              <w:t>是</w:t>
            </w:r>
            <w:r w:rsidRPr="006969E7">
              <w:rPr>
                <w:sz w:val="40"/>
              </w:rPr>
              <w:t>□</w:t>
            </w:r>
            <w:r w:rsidRPr="006969E7">
              <w:t xml:space="preserve"> </w:t>
            </w:r>
            <w:r w:rsidRPr="006969E7">
              <w:t>否</w:t>
            </w:r>
            <w:r w:rsidRPr="006969E7">
              <w:rPr>
                <w:sz w:val="40"/>
              </w:rPr>
              <w:t>□</w:t>
            </w:r>
          </w:p>
        </w:tc>
        <w:tc>
          <w:tcPr>
            <w:tcW w:w="909" w:type="dxa"/>
            <w:tcBorders>
              <w:top w:val="single" w:sz="4" w:space="0" w:color="auto"/>
              <w:left w:val="single" w:sz="4" w:space="0" w:color="auto"/>
              <w:bottom w:val="single" w:sz="4" w:space="0" w:color="auto"/>
              <w:right w:val="single" w:sz="4" w:space="0" w:color="auto"/>
            </w:tcBorders>
            <w:vAlign w:val="center"/>
          </w:tcPr>
          <w:p w14:paraId="09A6E098" w14:textId="77777777" w:rsidR="00D543E3" w:rsidRPr="006969E7" w:rsidRDefault="00D543E3" w:rsidP="00AC30F7">
            <w:pPr>
              <w:spacing w:line="0" w:lineRule="atLeast"/>
              <w:jc w:val="center"/>
            </w:pPr>
          </w:p>
        </w:tc>
      </w:tr>
      <w:tr w:rsidR="006969E7" w:rsidRPr="006969E7" w14:paraId="0D9B4C9B" w14:textId="77777777" w:rsidTr="00AC30F7">
        <w:tc>
          <w:tcPr>
            <w:tcW w:w="1980" w:type="dxa"/>
            <w:vMerge/>
            <w:tcBorders>
              <w:left w:val="single" w:sz="4" w:space="0" w:color="auto"/>
              <w:right w:val="single" w:sz="4" w:space="0" w:color="auto"/>
            </w:tcBorders>
            <w:vAlign w:val="center"/>
          </w:tcPr>
          <w:p w14:paraId="22367438" w14:textId="77777777" w:rsidR="00D543E3" w:rsidRPr="006969E7" w:rsidRDefault="00D543E3" w:rsidP="00AC30F7">
            <w:pPr>
              <w:spacing w:line="0" w:lineRule="atLeast"/>
            </w:pPr>
          </w:p>
        </w:tc>
        <w:tc>
          <w:tcPr>
            <w:tcW w:w="5386" w:type="dxa"/>
            <w:tcBorders>
              <w:top w:val="single" w:sz="4" w:space="0" w:color="auto"/>
              <w:left w:val="single" w:sz="4" w:space="0" w:color="auto"/>
              <w:bottom w:val="single" w:sz="4" w:space="0" w:color="auto"/>
              <w:right w:val="single" w:sz="4" w:space="0" w:color="auto"/>
            </w:tcBorders>
            <w:vAlign w:val="center"/>
          </w:tcPr>
          <w:p w14:paraId="1E1543EA" w14:textId="3FED4347" w:rsidR="00D543E3" w:rsidRPr="006969E7" w:rsidRDefault="006B5CDC" w:rsidP="00B03B9C">
            <w:pPr>
              <w:pStyle w:val="afb"/>
              <w:numPr>
                <w:ilvl w:val="0"/>
                <w:numId w:val="38"/>
              </w:numPr>
              <w:spacing w:line="0" w:lineRule="atLeast"/>
              <w:ind w:leftChars="0"/>
              <w:textAlignment w:val="auto"/>
            </w:pPr>
            <w:r w:rsidRPr="006969E7">
              <w:rPr>
                <w:rFonts w:hint="eastAsia"/>
              </w:rPr>
              <w:t>確認</w:t>
            </w:r>
            <w:r w:rsidR="00D543E3" w:rsidRPr="006969E7">
              <w:t>端點定期回報</w:t>
            </w:r>
            <w:r w:rsidRPr="006969E7">
              <w:rPr>
                <w:rFonts w:hint="eastAsia"/>
              </w:rPr>
              <w:t>機制</w:t>
            </w:r>
            <w:r w:rsidR="00D543E3" w:rsidRPr="006969E7">
              <w:rPr>
                <w:rFonts w:hint="eastAsia"/>
              </w:rPr>
              <w:t>。</w:t>
            </w:r>
          </w:p>
        </w:tc>
        <w:tc>
          <w:tcPr>
            <w:tcW w:w="1501" w:type="dxa"/>
            <w:tcBorders>
              <w:top w:val="single" w:sz="4" w:space="0" w:color="auto"/>
              <w:left w:val="single" w:sz="4" w:space="0" w:color="auto"/>
              <w:bottom w:val="single" w:sz="4" w:space="0" w:color="auto"/>
              <w:right w:val="single" w:sz="4" w:space="0" w:color="auto"/>
            </w:tcBorders>
            <w:vAlign w:val="center"/>
          </w:tcPr>
          <w:p w14:paraId="30DB2AFF" w14:textId="77777777" w:rsidR="00D543E3" w:rsidRPr="006969E7" w:rsidRDefault="00D543E3" w:rsidP="00AC30F7">
            <w:pPr>
              <w:spacing w:line="0" w:lineRule="atLeast"/>
              <w:jc w:val="center"/>
            </w:pPr>
            <w:r w:rsidRPr="006969E7">
              <w:t>是</w:t>
            </w:r>
            <w:r w:rsidRPr="006969E7">
              <w:rPr>
                <w:sz w:val="40"/>
              </w:rPr>
              <w:t>□</w:t>
            </w:r>
            <w:r w:rsidRPr="006969E7">
              <w:t xml:space="preserve"> </w:t>
            </w:r>
            <w:r w:rsidRPr="006969E7">
              <w:t>否</w:t>
            </w:r>
            <w:r w:rsidRPr="006969E7">
              <w:rPr>
                <w:sz w:val="40"/>
              </w:rPr>
              <w:t>□</w:t>
            </w:r>
          </w:p>
        </w:tc>
        <w:tc>
          <w:tcPr>
            <w:tcW w:w="909" w:type="dxa"/>
            <w:tcBorders>
              <w:top w:val="single" w:sz="4" w:space="0" w:color="auto"/>
              <w:left w:val="single" w:sz="4" w:space="0" w:color="auto"/>
              <w:bottom w:val="single" w:sz="4" w:space="0" w:color="auto"/>
              <w:right w:val="single" w:sz="4" w:space="0" w:color="auto"/>
            </w:tcBorders>
            <w:vAlign w:val="center"/>
          </w:tcPr>
          <w:p w14:paraId="630D3AF2" w14:textId="77777777" w:rsidR="00D543E3" w:rsidRPr="006969E7" w:rsidRDefault="00D543E3" w:rsidP="00AC30F7">
            <w:pPr>
              <w:spacing w:line="0" w:lineRule="atLeast"/>
              <w:jc w:val="center"/>
            </w:pPr>
          </w:p>
        </w:tc>
      </w:tr>
      <w:tr w:rsidR="006969E7" w:rsidRPr="006969E7" w14:paraId="451185A9" w14:textId="77777777" w:rsidTr="00AC30F7">
        <w:tc>
          <w:tcPr>
            <w:tcW w:w="1980" w:type="dxa"/>
            <w:vMerge/>
            <w:tcBorders>
              <w:left w:val="single" w:sz="4" w:space="0" w:color="auto"/>
              <w:bottom w:val="single" w:sz="4" w:space="0" w:color="auto"/>
              <w:right w:val="single" w:sz="4" w:space="0" w:color="auto"/>
            </w:tcBorders>
            <w:vAlign w:val="center"/>
          </w:tcPr>
          <w:p w14:paraId="19D67EFF" w14:textId="77777777" w:rsidR="00D543E3" w:rsidRPr="006969E7" w:rsidRDefault="00D543E3" w:rsidP="00AC30F7">
            <w:pPr>
              <w:spacing w:line="0" w:lineRule="atLeast"/>
            </w:pPr>
          </w:p>
        </w:tc>
        <w:tc>
          <w:tcPr>
            <w:tcW w:w="5386" w:type="dxa"/>
            <w:tcBorders>
              <w:top w:val="single" w:sz="4" w:space="0" w:color="auto"/>
              <w:left w:val="single" w:sz="4" w:space="0" w:color="auto"/>
              <w:bottom w:val="single" w:sz="4" w:space="0" w:color="auto"/>
              <w:right w:val="single" w:sz="4" w:space="0" w:color="auto"/>
            </w:tcBorders>
            <w:vAlign w:val="center"/>
          </w:tcPr>
          <w:p w14:paraId="54D2C850" w14:textId="77777777" w:rsidR="00D543E3" w:rsidRPr="006969E7" w:rsidRDefault="00D543E3" w:rsidP="00B03B9C">
            <w:pPr>
              <w:pStyle w:val="afb"/>
              <w:numPr>
                <w:ilvl w:val="0"/>
                <w:numId w:val="38"/>
              </w:numPr>
              <w:spacing w:line="0" w:lineRule="atLeast"/>
              <w:ind w:leftChars="0"/>
              <w:textAlignment w:val="auto"/>
            </w:pPr>
            <w:r w:rsidRPr="006969E7">
              <w:t>事件單發送測試</w:t>
            </w:r>
            <w:r w:rsidRPr="006969E7">
              <w:rPr>
                <w:rFonts w:hint="eastAsia"/>
              </w:rPr>
              <w:t>。</w:t>
            </w:r>
          </w:p>
        </w:tc>
        <w:tc>
          <w:tcPr>
            <w:tcW w:w="1501" w:type="dxa"/>
            <w:tcBorders>
              <w:top w:val="single" w:sz="4" w:space="0" w:color="auto"/>
              <w:left w:val="single" w:sz="4" w:space="0" w:color="auto"/>
              <w:bottom w:val="single" w:sz="4" w:space="0" w:color="auto"/>
              <w:right w:val="single" w:sz="4" w:space="0" w:color="auto"/>
            </w:tcBorders>
            <w:vAlign w:val="center"/>
          </w:tcPr>
          <w:p w14:paraId="355B9070" w14:textId="77777777" w:rsidR="00D543E3" w:rsidRPr="006969E7" w:rsidRDefault="00D543E3" w:rsidP="00AC30F7">
            <w:pPr>
              <w:spacing w:line="0" w:lineRule="atLeast"/>
              <w:jc w:val="center"/>
            </w:pPr>
            <w:r w:rsidRPr="006969E7">
              <w:t>是</w:t>
            </w:r>
            <w:r w:rsidRPr="006969E7">
              <w:rPr>
                <w:sz w:val="40"/>
              </w:rPr>
              <w:t>□</w:t>
            </w:r>
            <w:r w:rsidRPr="006969E7">
              <w:t xml:space="preserve"> </w:t>
            </w:r>
            <w:r w:rsidRPr="006969E7">
              <w:t>否</w:t>
            </w:r>
            <w:r w:rsidRPr="006969E7">
              <w:rPr>
                <w:sz w:val="40"/>
              </w:rPr>
              <w:t>□</w:t>
            </w:r>
          </w:p>
        </w:tc>
        <w:tc>
          <w:tcPr>
            <w:tcW w:w="909" w:type="dxa"/>
            <w:tcBorders>
              <w:top w:val="single" w:sz="4" w:space="0" w:color="auto"/>
              <w:left w:val="single" w:sz="4" w:space="0" w:color="auto"/>
              <w:bottom w:val="single" w:sz="4" w:space="0" w:color="auto"/>
              <w:right w:val="single" w:sz="4" w:space="0" w:color="auto"/>
            </w:tcBorders>
            <w:vAlign w:val="center"/>
          </w:tcPr>
          <w:p w14:paraId="14C0D755" w14:textId="77777777" w:rsidR="00D543E3" w:rsidRPr="006969E7" w:rsidRDefault="00D543E3" w:rsidP="00AC30F7">
            <w:pPr>
              <w:spacing w:line="0" w:lineRule="atLeast"/>
              <w:jc w:val="center"/>
            </w:pPr>
          </w:p>
        </w:tc>
      </w:tr>
      <w:tr w:rsidR="006969E7" w:rsidRPr="006969E7" w14:paraId="056EEF5D" w14:textId="77777777" w:rsidTr="00AC30F7">
        <w:tc>
          <w:tcPr>
            <w:tcW w:w="1980" w:type="dxa"/>
            <w:tcBorders>
              <w:top w:val="single" w:sz="4" w:space="0" w:color="auto"/>
              <w:left w:val="single" w:sz="4" w:space="0" w:color="auto"/>
              <w:bottom w:val="single" w:sz="4" w:space="0" w:color="auto"/>
              <w:right w:val="single" w:sz="4" w:space="0" w:color="auto"/>
            </w:tcBorders>
            <w:vAlign w:val="center"/>
          </w:tcPr>
          <w:p w14:paraId="4C417D8F" w14:textId="77777777" w:rsidR="00D543E3" w:rsidRPr="006969E7" w:rsidRDefault="00D543E3" w:rsidP="00AC30F7">
            <w:pPr>
              <w:spacing w:line="0" w:lineRule="atLeast"/>
            </w:pPr>
            <w:r w:rsidRPr="006969E7">
              <w:t>軟體授權證明</w:t>
            </w:r>
          </w:p>
        </w:tc>
        <w:tc>
          <w:tcPr>
            <w:tcW w:w="5386" w:type="dxa"/>
            <w:tcBorders>
              <w:top w:val="single" w:sz="4" w:space="0" w:color="auto"/>
              <w:left w:val="single" w:sz="4" w:space="0" w:color="auto"/>
              <w:bottom w:val="single" w:sz="4" w:space="0" w:color="auto"/>
              <w:right w:val="single" w:sz="4" w:space="0" w:color="auto"/>
            </w:tcBorders>
            <w:vAlign w:val="center"/>
          </w:tcPr>
          <w:p w14:paraId="077AB6A3" w14:textId="77777777" w:rsidR="00D543E3" w:rsidRPr="006969E7" w:rsidRDefault="00D543E3" w:rsidP="00B03B9C">
            <w:pPr>
              <w:pStyle w:val="afb"/>
              <w:numPr>
                <w:ilvl w:val="0"/>
                <w:numId w:val="38"/>
              </w:numPr>
              <w:spacing w:line="0" w:lineRule="atLeast"/>
              <w:ind w:leftChars="0"/>
              <w:textAlignment w:val="auto"/>
            </w:pPr>
            <w:r w:rsidRPr="006969E7">
              <w:t>EDR 5</w:t>
            </w:r>
            <w:r w:rsidRPr="006969E7">
              <w:t>年軟體授權證明</w:t>
            </w:r>
            <w:r w:rsidRPr="006969E7">
              <w:rPr>
                <w:rFonts w:hint="eastAsia"/>
              </w:rPr>
              <w:t>。</w:t>
            </w:r>
          </w:p>
        </w:tc>
        <w:tc>
          <w:tcPr>
            <w:tcW w:w="1501" w:type="dxa"/>
            <w:tcBorders>
              <w:top w:val="single" w:sz="4" w:space="0" w:color="auto"/>
              <w:left w:val="single" w:sz="4" w:space="0" w:color="auto"/>
              <w:bottom w:val="single" w:sz="4" w:space="0" w:color="auto"/>
              <w:right w:val="single" w:sz="4" w:space="0" w:color="auto"/>
            </w:tcBorders>
            <w:vAlign w:val="center"/>
          </w:tcPr>
          <w:p w14:paraId="09BD3CF9" w14:textId="77777777" w:rsidR="00D543E3" w:rsidRPr="006969E7" w:rsidRDefault="00D543E3" w:rsidP="00AC30F7">
            <w:pPr>
              <w:spacing w:line="0" w:lineRule="atLeast"/>
              <w:jc w:val="center"/>
            </w:pPr>
            <w:r w:rsidRPr="006969E7">
              <w:t>是</w:t>
            </w:r>
            <w:r w:rsidRPr="006969E7">
              <w:rPr>
                <w:sz w:val="40"/>
              </w:rPr>
              <w:t>□</w:t>
            </w:r>
            <w:r w:rsidRPr="006969E7">
              <w:t xml:space="preserve"> </w:t>
            </w:r>
            <w:r w:rsidRPr="006969E7">
              <w:t>否</w:t>
            </w:r>
            <w:r w:rsidRPr="006969E7">
              <w:rPr>
                <w:sz w:val="40"/>
              </w:rPr>
              <w:t>□</w:t>
            </w:r>
          </w:p>
        </w:tc>
        <w:tc>
          <w:tcPr>
            <w:tcW w:w="909" w:type="dxa"/>
            <w:tcBorders>
              <w:top w:val="single" w:sz="4" w:space="0" w:color="auto"/>
              <w:left w:val="single" w:sz="4" w:space="0" w:color="auto"/>
              <w:bottom w:val="single" w:sz="4" w:space="0" w:color="auto"/>
              <w:right w:val="single" w:sz="4" w:space="0" w:color="auto"/>
            </w:tcBorders>
            <w:vAlign w:val="center"/>
          </w:tcPr>
          <w:p w14:paraId="3BD8C0F3" w14:textId="77777777" w:rsidR="00D543E3" w:rsidRPr="006969E7" w:rsidRDefault="00D543E3" w:rsidP="00AC30F7">
            <w:pPr>
              <w:spacing w:line="0" w:lineRule="atLeast"/>
              <w:jc w:val="center"/>
            </w:pPr>
          </w:p>
        </w:tc>
      </w:tr>
    </w:tbl>
    <w:p w14:paraId="335D8A1D" w14:textId="77777777" w:rsidR="00D543E3" w:rsidRPr="00CF4F75" w:rsidRDefault="00D543E3" w:rsidP="00D543E3">
      <w:pPr>
        <w:rPr>
          <w:lang w:val="x-none" w:eastAsia="x-none"/>
        </w:rPr>
      </w:pPr>
    </w:p>
    <w:p w14:paraId="26884F0E" w14:textId="77777777" w:rsidR="00D543E3" w:rsidRDefault="00D543E3" w:rsidP="00D543E3">
      <w:pPr>
        <w:pStyle w:val="ab"/>
      </w:pPr>
      <w:bookmarkStart w:id="416" w:name="_Toc119578306"/>
      <w:bookmarkStart w:id="417" w:name="_Toc119583057"/>
      <w:proofErr w:type="spellStart"/>
      <w:r w:rsidRPr="00C41523">
        <w:rPr>
          <w:rFonts w:hint="eastAsia"/>
        </w:rPr>
        <w:t>服務品質</w:t>
      </w:r>
      <w:proofErr w:type="spellEnd"/>
      <w:r w:rsidRPr="00C41523">
        <w:rPr>
          <w:rFonts w:hint="eastAsia"/>
        </w:rPr>
        <w:t>(</w:t>
      </w:r>
      <w:proofErr w:type="spellStart"/>
      <w:r w:rsidRPr="00C41523">
        <w:rPr>
          <w:rFonts w:hint="eastAsia"/>
        </w:rPr>
        <w:t>問題管理、諮詢服務</w:t>
      </w:r>
      <w:proofErr w:type="spellEnd"/>
      <w:r w:rsidRPr="00C41523">
        <w:rPr>
          <w:rFonts w:hint="eastAsia"/>
        </w:rPr>
        <w:t>)</w:t>
      </w:r>
      <w:bookmarkEnd w:id="416"/>
      <w:bookmarkEnd w:id="417"/>
    </w:p>
    <w:p w14:paraId="564DA1BA" w14:textId="77777777" w:rsidR="00D543E3" w:rsidRDefault="00D543E3" w:rsidP="00D543E3">
      <w:pPr>
        <w:pStyle w:val="aff5"/>
      </w:pPr>
      <w:r w:rsidRPr="00C41523">
        <w:rPr>
          <w:rFonts w:hint="eastAsia"/>
        </w:rPr>
        <w:t>為了保證本專案之品質，本團隊除將指派具有相當經驗及良好素質與訓練的人員參與本專案，成立專案組織，研訂工作計畫開始，至產品交付驗收及開始維運管理，凡建置、測試、文件交付等之各個過程，均納入品質控管程序中。</w:t>
      </w:r>
    </w:p>
    <w:p w14:paraId="7B424E02" w14:textId="7135716D" w:rsidR="00D543E3" w:rsidRPr="00B118F5" w:rsidRDefault="006969E7" w:rsidP="00D543E3">
      <w:pPr>
        <w:spacing w:beforeLines="25" w:before="95" w:afterLines="50" w:after="190" w:line="480" w:lineRule="exact"/>
        <w:ind w:leftChars="405" w:left="1134" w:firstLineChars="253" w:firstLine="708"/>
        <w:rPr>
          <w:kern w:val="0"/>
          <w:szCs w:val="20"/>
          <w:lang w:val="x-none" w:eastAsia="x-none"/>
        </w:rPr>
      </w:pPr>
      <w:r w:rsidRPr="00B118F5">
        <w:rPr>
          <w:rFonts w:hint="eastAsia"/>
          <w:kern w:val="0"/>
          <w:szCs w:val="20"/>
          <w:lang w:val="x-none"/>
        </w:rPr>
        <w:t>貴</w:t>
      </w:r>
      <w:proofErr w:type="spellStart"/>
      <w:r w:rsidR="00D543E3" w:rsidRPr="00B118F5">
        <w:rPr>
          <w:rFonts w:hint="eastAsia"/>
          <w:kern w:val="0"/>
          <w:szCs w:val="20"/>
          <w:lang w:val="x-none" w:eastAsia="x-none"/>
        </w:rPr>
        <w:t>公會現有</w:t>
      </w:r>
      <w:proofErr w:type="gramStart"/>
      <w:r w:rsidR="00D543E3" w:rsidRPr="00B118F5">
        <w:rPr>
          <w:rFonts w:hint="eastAsia"/>
          <w:kern w:val="0"/>
          <w:szCs w:val="20"/>
          <w:lang w:val="x-none" w:eastAsia="x-none"/>
        </w:rPr>
        <w:t>資安閘</w:t>
      </w:r>
      <w:proofErr w:type="gramEnd"/>
      <w:r w:rsidR="00D543E3" w:rsidRPr="00B118F5">
        <w:rPr>
          <w:rFonts w:hint="eastAsia"/>
          <w:kern w:val="0"/>
          <w:szCs w:val="20"/>
          <w:lang w:val="x-none" w:eastAsia="x-none"/>
        </w:rPr>
        <w:t>道設備如</w:t>
      </w:r>
      <w:r w:rsidR="00D543E3" w:rsidRPr="00B118F5">
        <w:rPr>
          <w:rFonts w:hint="eastAsia"/>
          <w:kern w:val="0"/>
          <w:szCs w:val="20"/>
          <w:lang w:val="x-none" w:eastAsia="x-none"/>
        </w:rPr>
        <w:t>A</w:t>
      </w:r>
      <w:r w:rsidR="00D543E3" w:rsidRPr="00B118F5">
        <w:rPr>
          <w:kern w:val="0"/>
          <w:szCs w:val="20"/>
          <w:lang w:val="x-none" w:eastAsia="x-none"/>
        </w:rPr>
        <w:t>PT</w:t>
      </w:r>
      <w:proofErr w:type="spellEnd"/>
      <w:r w:rsidR="00D543E3" w:rsidRPr="00B118F5">
        <w:rPr>
          <w:kern w:val="0"/>
          <w:szCs w:val="20"/>
          <w:lang w:val="x-none" w:eastAsia="x-none"/>
        </w:rPr>
        <w:t xml:space="preserve"> (</w:t>
      </w:r>
      <w:proofErr w:type="spellStart"/>
      <w:r w:rsidR="00D543E3" w:rsidRPr="00B118F5">
        <w:rPr>
          <w:kern w:val="0"/>
          <w:szCs w:val="20"/>
          <w:lang w:val="x-none" w:eastAsia="x-none"/>
        </w:rPr>
        <w:t>Lastline</w:t>
      </w:r>
      <w:proofErr w:type="spellEnd"/>
      <w:r w:rsidR="00D543E3" w:rsidRPr="00B118F5">
        <w:rPr>
          <w:kern w:val="0"/>
          <w:szCs w:val="20"/>
          <w:lang w:val="x-none" w:eastAsia="x-none"/>
        </w:rPr>
        <w:t>)</w:t>
      </w:r>
      <w:r w:rsidR="00D543E3" w:rsidRPr="00B118F5">
        <w:rPr>
          <w:rFonts w:hint="eastAsia"/>
          <w:kern w:val="0"/>
          <w:szCs w:val="20"/>
          <w:lang w:val="x-none" w:eastAsia="x-none"/>
        </w:rPr>
        <w:t>、</w:t>
      </w:r>
      <w:r w:rsidR="00D543E3" w:rsidRPr="00B118F5">
        <w:rPr>
          <w:rFonts w:hint="eastAsia"/>
          <w:kern w:val="0"/>
          <w:szCs w:val="20"/>
          <w:lang w:val="x-none" w:eastAsia="x-none"/>
        </w:rPr>
        <w:t>W</w:t>
      </w:r>
      <w:r w:rsidR="00D543E3" w:rsidRPr="00B118F5">
        <w:rPr>
          <w:kern w:val="0"/>
          <w:szCs w:val="20"/>
          <w:lang w:val="x-none" w:eastAsia="x-none"/>
        </w:rPr>
        <w:t>AF</w:t>
      </w:r>
      <w:r w:rsidR="00D543E3" w:rsidRPr="00B118F5">
        <w:rPr>
          <w:rFonts w:hint="eastAsia"/>
          <w:kern w:val="0"/>
          <w:szCs w:val="20"/>
          <w:lang w:val="x-none" w:eastAsia="x-none"/>
        </w:rPr>
        <w:t>(</w:t>
      </w:r>
      <w:r w:rsidR="00D543E3" w:rsidRPr="00B118F5">
        <w:rPr>
          <w:kern w:val="0"/>
          <w:szCs w:val="20"/>
          <w:lang w:val="x-none" w:eastAsia="x-none"/>
        </w:rPr>
        <w:t>F5 i2600)</w:t>
      </w:r>
      <w:proofErr w:type="spellStart"/>
      <w:r w:rsidR="00D543E3" w:rsidRPr="00B118F5">
        <w:rPr>
          <w:rFonts w:hint="eastAsia"/>
          <w:kern w:val="0"/>
          <w:szCs w:val="20"/>
          <w:lang w:val="x-none" w:eastAsia="x-none"/>
        </w:rPr>
        <w:t>及</w:t>
      </w:r>
      <w:r w:rsidR="00D543E3" w:rsidRPr="00B118F5">
        <w:rPr>
          <w:kern w:val="0"/>
          <w:szCs w:val="20"/>
          <w:lang w:val="x-none" w:eastAsia="x-none"/>
        </w:rPr>
        <w:t>FortiGate</w:t>
      </w:r>
      <w:r w:rsidR="00D543E3" w:rsidRPr="00B118F5">
        <w:rPr>
          <w:rFonts w:hint="eastAsia"/>
          <w:kern w:val="0"/>
          <w:szCs w:val="20"/>
          <w:lang w:val="x-none" w:eastAsia="x-none"/>
        </w:rPr>
        <w:t>防火牆相關日誌已收容到</w:t>
      </w:r>
      <w:r w:rsidRPr="00B118F5">
        <w:rPr>
          <w:rFonts w:hint="eastAsia"/>
          <w:highlight w:val="yellow"/>
        </w:rPr>
        <w:t>CHT</w:t>
      </w:r>
      <w:proofErr w:type="spellEnd"/>
      <w:r w:rsidRPr="00B118F5">
        <w:rPr>
          <w:rFonts w:hint="eastAsia"/>
          <w:highlight w:val="yellow"/>
        </w:rPr>
        <w:t xml:space="preserve"> Security SOC</w:t>
      </w:r>
      <w:proofErr w:type="gramStart"/>
      <w:ins w:id="418" w:author="姜 廷儒" w:date="2022-12-17T22:15:00Z">
        <w:r w:rsidR="00B71B9C" w:rsidRPr="0033252A">
          <w:rPr>
            <w:rFonts w:hint="eastAsia"/>
            <w:highlight w:val="yellow"/>
            <w:rPrChange w:id="419" w:author="姜 廷儒" w:date="2022-12-17T22:16:00Z">
              <w:rPr>
                <w:rFonts w:hint="eastAsia"/>
              </w:rPr>
            </w:rPrChange>
          </w:rPr>
          <w:t>資安監控</w:t>
        </w:r>
        <w:proofErr w:type="gramEnd"/>
        <w:r w:rsidR="00B71B9C" w:rsidRPr="0033252A">
          <w:rPr>
            <w:rFonts w:hint="eastAsia"/>
            <w:highlight w:val="yellow"/>
            <w:rPrChange w:id="420" w:author="姜 廷儒" w:date="2022-12-17T22:16:00Z">
              <w:rPr>
                <w:rFonts w:hint="eastAsia"/>
              </w:rPr>
            </w:rPrChange>
          </w:rPr>
          <w:t>中心</w:t>
        </w:r>
      </w:ins>
      <w:del w:id="421" w:author="姜 廷儒" w:date="2022-12-17T22:15:00Z">
        <w:r w:rsidRPr="00B118F5" w:rsidDel="00B71B9C">
          <w:rPr>
            <w:rFonts w:hint="eastAsia"/>
            <w:highlight w:val="yellow"/>
          </w:rPr>
          <w:delText>資訊安全監控</w:delText>
        </w:r>
      </w:del>
      <w:del w:id="422" w:author="姜 廷儒" w:date="2022-12-17T22:14:00Z">
        <w:r w:rsidRPr="00B118F5" w:rsidDel="00C54582">
          <w:rPr>
            <w:rFonts w:hint="eastAsia"/>
            <w:highlight w:val="yellow"/>
          </w:rPr>
          <w:delText>平台</w:delText>
        </w:r>
      </w:del>
      <w:proofErr w:type="spellStart"/>
      <w:r w:rsidR="00D543E3" w:rsidRPr="00B118F5">
        <w:rPr>
          <w:rFonts w:hint="eastAsia"/>
          <w:kern w:val="0"/>
          <w:szCs w:val="20"/>
          <w:lang w:val="x-none" w:eastAsia="x-none"/>
        </w:rPr>
        <w:t>進行監控，並將日誌內容依照監控的標的進行規則撰寫，針對</w:t>
      </w:r>
      <w:proofErr w:type="gramStart"/>
      <w:r w:rsidR="00D543E3" w:rsidRPr="00B118F5">
        <w:rPr>
          <w:rFonts w:hint="eastAsia"/>
          <w:kern w:val="0"/>
          <w:szCs w:val="20"/>
          <w:lang w:val="x-none" w:eastAsia="x-none"/>
        </w:rPr>
        <w:t>重要資安日誌</w:t>
      </w:r>
      <w:proofErr w:type="gramEnd"/>
      <w:r w:rsidR="00D543E3" w:rsidRPr="00B118F5">
        <w:rPr>
          <w:rFonts w:hint="eastAsia"/>
          <w:kern w:val="0"/>
          <w:szCs w:val="20"/>
          <w:lang w:val="x-none" w:eastAsia="x-none"/>
        </w:rPr>
        <w:t>發送告警，並進行事後分析，建立第</w:t>
      </w:r>
      <w:proofErr w:type="gramStart"/>
      <w:r w:rsidR="00D543E3" w:rsidRPr="00B118F5">
        <w:rPr>
          <w:rFonts w:hint="eastAsia"/>
          <w:kern w:val="0"/>
          <w:szCs w:val="20"/>
          <w:lang w:val="x-none" w:eastAsia="x-none"/>
        </w:rPr>
        <w:t>一道資安防禦</w:t>
      </w:r>
      <w:proofErr w:type="gramEnd"/>
      <w:r w:rsidR="00D543E3" w:rsidRPr="00B118F5">
        <w:rPr>
          <w:rFonts w:hint="eastAsia"/>
          <w:kern w:val="0"/>
          <w:szCs w:val="20"/>
          <w:lang w:val="x-none" w:eastAsia="x-none"/>
        </w:rPr>
        <w:t>機制</w:t>
      </w:r>
      <w:proofErr w:type="spellEnd"/>
      <w:r w:rsidR="00D543E3" w:rsidRPr="00B118F5">
        <w:rPr>
          <w:rFonts w:hint="eastAsia"/>
          <w:kern w:val="0"/>
          <w:szCs w:val="20"/>
          <w:lang w:val="x-none" w:eastAsia="x-none"/>
        </w:rPr>
        <w:t>。</w:t>
      </w:r>
    </w:p>
    <w:p w14:paraId="39B7A314" w14:textId="5A7F0B06" w:rsidR="00D543E3" w:rsidRPr="00B118F5" w:rsidRDefault="00D543E3" w:rsidP="00D543E3">
      <w:pPr>
        <w:spacing w:beforeLines="25" w:before="95" w:afterLines="50" w:after="190" w:line="480" w:lineRule="exact"/>
        <w:ind w:leftChars="405" w:left="1134" w:firstLineChars="253" w:firstLine="708"/>
        <w:rPr>
          <w:kern w:val="0"/>
          <w:szCs w:val="20"/>
          <w:lang w:val="x-none" w:eastAsia="x-none"/>
        </w:rPr>
      </w:pPr>
      <w:proofErr w:type="spellStart"/>
      <w:r w:rsidRPr="00B118F5">
        <w:rPr>
          <w:rFonts w:hint="eastAsia"/>
          <w:kern w:val="0"/>
          <w:szCs w:val="20"/>
          <w:lang w:val="x-none" w:eastAsia="x-none"/>
        </w:rPr>
        <w:lastRenderedPageBreak/>
        <w:t>然而安全強度取決於最弱一環，</w:t>
      </w:r>
      <w:proofErr w:type="gramStart"/>
      <w:r w:rsidRPr="00B118F5">
        <w:rPr>
          <w:rFonts w:hint="eastAsia"/>
          <w:kern w:val="0"/>
          <w:szCs w:val="20"/>
          <w:lang w:val="x-none" w:eastAsia="x-none"/>
        </w:rPr>
        <w:t>當資安閘</w:t>
      </w:r>
      <w:proofErr w:type="gramEnd"/>
      <w:r w:rsidRPr="00B118F5">
        <w:rPr>
          <w:rFonts w:hint="eastAsia"/>
          <w:kern w:val="0"/>
          <w:szCs w:val="20"/>
          <w:lang w:val="x-none" w:eastAsia="x-none"/>
        </w:rPr>
        <w:t>道設備存在零時差漏洞</w:t>
      </w:r>
      <w:proofErr w:type="spellEnd"/>
      <w:r w:rsidRPr="00B118F5">
        <w:rPr>
          <w:rFonts w:hint="eastAsia"/>
          <w:kern w:val="0"/>
          <w:szCs w:val="20"/>
          <w:lang w:val="x-none" w:eastAsia="x-none"/>
        </w:rPr>
        <w:t>(</w:t>
      </w:r>
      <w:r w:rsidRPr="00B118F5">
        <w:rPr>
          <w:kern w:val="0"/>
          <w:szCs w:val="20"/>
          <w:lang w:val="x-none" w:eastAsia="x-none"/>
        </w:rPr>
        <w:t>Zero-Day Vulnerability)</w:t>
      </w:r>
      <w:r w:rsidRPr="00B118F5">
        <w:rPr>
          <w:rFonts w:hint="eastAsia"/>
          <w:kern w:val="0"/>
          <w:szCs w:val="20"/>
          <w:lang w:val="x-none" w:eastAsia="x-none"/>
        </w:rPr>
        <w:t>，或企業內部員工遭受社交工程攻擊時，都可能遭受駭客利用，突破</w:t>
      </w:r>
      <w:proofErr w:type="gramStart"/>
      <w:r w:rsidRPr="00B118F5">
        <w:rPr>
          <w:rFonts w:hint="eastAsia"/>
          <w:kern w:val="0"/>
          <w:szCs w:val="20"/>
          <w:lang w:val="x-none" w:eastAsia="x-none"/>
        </w:rPr>
        <w:t>資安閘</w:t>
      </w:r>
      <w:proofErr w:type="gramEnd"/>
      <w:r w:rsidRPr="00B118F5">
        <w:rPr>
          <w:rFonts w:hint="eastAsia"/>
          <w:kern w:val="0"/>
          <w:szCs w:val="20"/>
          <w:lang w:val="x-none" w:eastAsia="x-none"/>
        </w:rPr>
        <w:t>道設備防禦，導致企業內部機敏資料被竊取及加密，而</w:t>
      </w:r>
      <w:r w:rsidRPr="00B118F5">
        <w:rPr>
          <w:kern w:val="0"/>
          <w:szCs w:val="20"/>
          <w:lang w:val="x-none" w:eastAsia="x-none"/>
        </w:rPr>
        <w:t xml:space="preserve">VMware Carbon Black </w:t>
      </w:r>
      <w:proofErr w:type="spellStart"/>
      <w:r w:rsidRPr="00B118F5">
        <w:rPr>
          <w:kern w:val="0"/>
          <w:szCs w:val="20"/>
          <w:lang w:val="x-none" w:eastAsia="x-none"/>
        </w:rPr>
        <w:t>EDR</w:t>
      </w:r>
      <w:r w:rsidRPr="00B118F5">
        <w:rPr>
          <w:rFonts w:hint="eastAsia"/>
          <w:kern w:val="0"/>
          <w:szCs w:val="20"/>
          <w:lang w:val="x-none" w:eastAsia="x-none"/>
        </w:rPr>
        <w:t>軟體可強化端點防護避免入侵，在偵測惡意檔案或攻擊時，自動將此事件告警經傳送至</w:t>
      </w:r>
      <w:r w:rsidR="006969E7" w:rsidRPr="00B118F5">
        <w:rPr>
          <w:rFonts w:hint="eastAsia"/>
          <w:highlight w:val="yellow"/>
        </w:rPr>
        <w:t>CHT</w:t>
      </w:r>
      <w:proofErr w:type="spellEnd"/>
      <w:r w:rsidR="006969E7" w:rsidRPr="00B118F5">
        <w:rPr>
          <w:rFonts w:hint="eastAsia"/>
          <w:highlight w:val="yellow"/>
        </w:rPr>
        <w:t xml:space="preserve"> Security SOC</w:t>
      </w:r>
      <w:proofErr w:type="gramStart"/>
      <w:ins w:id="423" w:author="姜 廷儒" w:date="2022-12-17T22:16:00Z">
        <w:r w:rsidR="00555504" w:rsidRPr="00555504">
          <w:rPr>
            <w:rFonts w:hint="eastAsia"/>
          </w:rPr>
          <w:t>資安監控</w:t>
        </w:r>
        <w:proofErr w:type="gramEnd"/>
        <w:r w:rsidR="00555504" w:rsidRPr="00555504">
          <w:rPr>
            <w:rFonts w:hint="eastAsia"/>
          </w:rPr>
          <w:t>中心</w:t>
        </w:r>
      </w:ins>
      <w:del w:id="424" w:author="姜 廷儒" w:date="2022-12-17T22:16:00Z">
        <w:r w:rsidR="006969E7" w:rsidRPr="00B118F5" w:rsidDel="00555504">
          <w:rPr>
            <w:rFonts w:hint="eastAsia"/>
            <w:highlight w:val="yellow"/>
          </w:rPr>
          <w:delText>資訊安全監控平台</w:delText>
        </w:r>
      </w:del>
      <w:r w:rsidRPr="00B118F5">
        <w:rPr>
          <w:rFonts w:hint="eastAsia"/>
          <w:kern w:val="0"/>
          <w:szCs w:val="20"/>
          <w:lang w:val="x-none" w:eastAsia="x-none"/>
        </w:rPr>
        <w:t>，</w:t>
      </w:r>
      <w:proofErr w:type="spellStart"/>
      <w:r w:rsidRPr="00B118F5">
        <w:rPr>
          <w:rFonts w:hint="eastAsia"/>
          <w:kern w:val="0"/>
          <w:szCs w:val="20"/>
          <w:lang w:val="x-none" w:eastAsia="x-none"/>
        </w:rPr>
        <w:t>形成第二</w:t>
      </w:r>
      <w:proofErr w:type="gramStart"/>
      <w:r w:rsidRPr="00B118F5">
        <w:rPr>
          <w:rFonts w:hint="eastAsia"/>
          <w:kern w:val="0"/>
          <w:szCs w:val="20"/>
          <w:lang w:val="x-none" w:eastAsia="x-none"/>
        </w:rPr>
        <w:t>道資安防禦</w:t>
      </w:r>
      <w:proofErr w:type="gramEnd"/>
      <w:r w:rsidRPr="00B118F5">
        <w:rPr>
          <w:rFonts w:hint="eastAsia"/>
          <w:kern w:val="0"/>
          <w:szCs w:val="20"/>
          <w:lang w:val="x-none" w:eastAsia="x-none"/>
        </w:rPr>
        <w:t>機制</w:t>
      </w:r>
      <w:proofErr w:type="spellEnd"/>
      <w:r w:rsidRPr="00B118F5">
        <w:rPr>
          <w:rFonts w:hint="eastAsia"/>
          <w:kern w:val="0"/>
          <w:szCs w:val="20"/>
          <w:lang w:val="x-none" w:eastAsia="x-none"/>
        </w:rPr>
        <w:t>。</w:t>
      </w:r>
    </w:p>
    <w:p w14:paraId="54F815F3" w14:textId="4E0D8E5F" w:rsidR="00D543E3" w:rsidRPr="00B118F5" w:rsidRDefault="00D543E3" w:rsidP="00D543E3">
      <w:pPr>
        <w:spacing w:beforeLines="25" w:before="95" w:afterLines="50" w:after="190" w:line="480" w:lineRule="exact"/>
        <w:ind w:leftChars="405" w:left="1134" w:firstLineChars="253" w:firstLine="708"/>
        <w:rPr>
          <w:kern w:val="0"/>
          <w:szCs w:val="20"/>
          <w:lang w:val="x-none" w:eastAsia="x-none"/>
        </w:rPr>
      </w:pPr>
      <w:r w:rsidRPr="00B118F5">
        <w:rPr>
          <w:rFonts w:hint="eastAsia"/>
          <w:kern w:val="0"/>
          <w:szCs w:val="20"/>
          <w:lang w:val="x-none" w:eastAsia="x-none"/>
        </w:rPr>
        <w:t>當資安事件發生時，貴公會專屬之</w:t>
      </w:r>
      <w:r w:rsidRPr="00B118F5">
        <w:rPr>
          <w:rFonts w:hint="eastAsia"/>
          <w:kern w:val="0"/>
          <w:szCs w:val="20"/>
          <w:lang w:val="x-none" w:eastAsia="x-none"/>
        </w:rPr>
        <w:t>S</w:t>
      </w:r>
      <w:r w:rsidRPr="00B118F5">
        <w:rPr>
          <w:kern w:val="0"/>
          <w:szCs w:val="20"/>
          <w:lang w:val="x-none" w:eastAsia="x-none"/>
        </w:rPr>
        <w:t>OC</w:t>
      </w:r>
      <w:r w:rsidRPr="00B118F5">
        <w:rPr>
          <w:rFonts w:hint="eastAsia"/>
          <w:kern w:val="0"/>
          <w:szCs w:val="20"/>
          <w:lang w:val="x-none" w:eastAsia="x-none"/>
        </w:rPr>
        <w:t>、</w:t>
      </w:r>
      <w:r w:rsidRPr="00B118F5">
        <w:rPr>
          <w:rFonts w:hint="eastAsia"/>
          <w:kern w:val="0"/>
          <w:szCs w:val="20"/>
          <w:lang w:val="x-none" w:eastAsia="x-none"/>
        </w:rPr>
        <w:t>M</w:t>
      </w:r>
      <w:r w:rsidRPr="00B118F5">
        <w:rPr>
          <w:kern w:val="0"/>
          <w:szCs w:val="20"/>
          <w:lang w:val="x-none" w:eastAsia="x-none"/>
        </w:rPr>
        <w:t>DR</w:t>
      </w:r>
      <w:r w:rsidRPr="00B118F5">
        <w:rPr>
          <w:rFonts w:hint="eastAsia"/>
          <w:kern w:val="0"/>
          <w:szCs w:val="20"/>
          <w:lang w:val="x-none" w:eastAsia="x-none"/>
        </w:rPr>
        <w:t>及鑑識服務技術同仁，將協同合作，利用鑑識情資與遠端調查分析，直接提供明確的資安事件分析通報與應變建議。且本專案</w:t>
      </w:r>
      <w:r w:rsidRPr="00B118F5">
        <w:rPr>
          <w:rFonts w:hint="eastAsia"/>
          <w:kern w:val="0"/>
          <w:szCs w:val="20"/>
          <w:lang w:val="x-none" w:eastAsia="x-none"/>
        </w:rPr>
        <w:t>M</w:t>
      </w:r>
      <w:r w:rsidRPr="00B118F5">
        <w:rPr>
          <w:kern w:val="0"/>
          <w:szCs w:val="20"/>
          <w:lang w:val="x-none" w:eastAsia="x-none"/>
        </w:rPr>
        <w:t>DR</w:t>
      </w:r>
      <w:r w:rsidRPr="00B118F5">
        <w:rPr>
          <w:rFonts w:hint="eastAsia"/>
          <w:kern w:val="0"/>
          <w:szCs w:val="20"/>
          <w:lang w:val="x-none" w:eastAsia="x-none"/>
        </w:rPr>
        <w:t>服務與本團隊</w:t>
      </w:r>
      <w:r w:rsidR="00B118F5" w:rsidRPr="00B118F5">
        <w:rPr>
          <w:rFonts w:hint="eastAsia"/>
          <w:highlight w:val="yellow"/>
        </w:rPr>
        <w:t>CHT Security SOC</w:t>
      </w:r>
      <w:proofErr w:type="gramStart"/>
      <w:ins w:id="425" w:author="姜 廷儒" w:date="2022-12-17T22:16:00Z">
        <w:r w:rsidR="00555504" w:rsidRPr="00555504">
          <w:rPr>
            <w:rFonts w:hint="eastAsia"/>
          </w:rPr>
          <w:t>資安監控</w:t>
        </w:r>
        <w:proofErr w:type="gramEnd"/>
        <w:r w:rsidR="00555504" w:rsidRPr="00555504">
          <w:rPr>
            <w:rFonts w:hint="eastAsia"/>
          </w:rPr>
          <w:t>中心</w:t>
        </w:r>
      </w:ins>
      <w:del w:id="426" w:author="姜 廷儒" w:date="2022-12-17T22:16:00Z">
        <w:r w:rsidR="00B118F5" w:rsidRPr="00B118F5" w:rsidDel="00555504">
          <w:rPr>
            <w:rFonts w:hint="eastAsia"/>
            <w:highlight w:val="yellow"/>
          </w:rPr>
          <w:delText>資訊安全</w:delText>
        </w:r>
        <w:commentRangeStart w:id="427"/>
        <w:commentRangeStart w:id="428"/>
        <w:r w:rsidR="00B118F5" w:rsidRPr="00B118F5" w:rsidDel="00555504">
          <w:rPr>
            <w:rFonts w:hint="eastAsia"/>
            <w:highlight w:val="yellow"/>
          </w:rPr>
          <w:delText>監控</w:delText>
        </w:r>
        <w:commentRangeEnd w:id="427"/>
        <w:r w:rsidR="00B118F5" w:rsidDel="00555504">
          <w:rPr>
            <w:rStyle w:val="affff9"/>
            <w:lang w:val="x-none" w:eastAsia="x-none"/>
          </w:rPr>
          <w:commentReference w:id="427"/>
        </w:r>
      </w:del>
      <w:commentRangeEnd w:id="428"/>
      <w:r w:rsidR="005A3DCB">
        <w:rPr>
          <w:rStyle w:val="affff9"/>
          <w:lang w:val="x-none" w:eastAsia="x-none"/>
        </w:rPr>
        <w:commentReference w:id="428"/>
      </w:r>
      <w:del w:id="429" w:author="姜 廷儒" w:date="2022-12-17T22:16:00Z">
        <w:r w:rsidR="00B118F5" w:rsidRPr="00B118F5" w:rsidDel="00555504">
          <w:rPr>
            <w:rFonts w:hint="eastAsia"/>
            <w:highlight w:val="yellow"/>
          </w:rPr>
          <w:delText>平台</w:delText>
        </w:r>
      </w:del>
      <w:proofErr w:type="spellStart"/>
      <w:r w:rsidRPr="00B118F5">
        <w:rPr>
          <w:rFonts w:hint="eastAsia"/>
          <w:kern w:val="0"/>
          <w:szCs w:val="20"/>
          <w:lang w:val="x-none" w:eastAsia="x-none"/>
        </w:rPr>
        <w:t>資訊整合於</w:t>
      </w:r>
      <w:proofErr w:type="gramStart"/>
      <w:r w:rsidRPr="00B118F5">
        <w:rPr>
          <w:rFonts w:hint="eastAsia"/>
          <w:kern w:val="0"/>
          <w:szCs w:val="20"/>
          <w:lang w:val="x-none" w:eastAsia="x-none"/>
        </w:rPr>
        <w:t>單一資安管理</w:t>
      </w:r>
      <w:proofErr w:type="gramEnd"/>
      <w:r w:rsidRPr="00B118F5">
        <w:rPr>
          <w:rFonts w:hint="eastAsia"/>
          <w:kern w:val="0"/>
          <w:szCs w:val="20"/>
          <w:lang w:val="x-none" w:eastAsia="x-none"/>
        </w:rPr>
        <w:t>平台</w:t>
      </w:r>
      <w:proofErr w:type="spellEnd"/>
      <w:r w:rsidRPr="00B118F5">
        <w:rPr>
          <w:rFonts w:hint="eastAsia"/>
          <w:kern w:val="0"/>
          <w:szCs w:val="20"/>
          <w:lang w:val="x-none" w:eastAsia="x-none"/>
        </w:rPr>
        <w:t>(Security Risk Management,</w:t>
      </w:r>
      <w:r w:rsidRPr="00B118F5">
        <w:rPr>
          <w:rFonts w:hint="eastAsia"/>
          <w:kern w:val="0"/>
          <w:szCs w:val="20"/>
          <w:lang w:val="x-none" w:eastAsia="x-none"/>
        </w:rPr>
        <w:t>簡稱</w:t>
      </w:r>
      <w:del w:id="430" w:author="姜 廷儒" w:date="2022-12-17T22:05:00Z">
        <w:r w:rsidRPr="00B118F5" w:rsidDel="00CC3DF4">
          <w:rPr>
            <w:rFonts w:hint="eastAsia"/>
            <w:kern w:val="0"/>
            <w:szCs w:val="20"/>
            <w:lang w:val="x-none" w:eastAsia="x-none"/>
          </w:rPr>
          <w:delText>SRM</w:delText>
        </w:r>
        <w:r w:rsidRPr="00B118F5" w:rsidDel="00CC3DF4">
          <w:rPr>
            <w:rFonts w:hint="eastAsia"/>
            <w:kern w:val="0"/>
            <w:szCs w:val="20"/>
            <w:lang w:val="x-none" w:eastAsia="x-none"/>
          </w:rPr>
          <w:delText>管理平台</w:delText>
        </w:r>
      </w:del>
      <w:ins w:id="431" w:author="姜 廷儒" w:date="2022-12-17T22:05:00Z">
        <w:r w:rsidR="00CC3DF4">
          <w:rPr>
            <w:rFonts w:hint="eastAsia"/>
            <w:kern w:val="0"/>
            <w:szCs w:val="20"/>
            <w:lang w:val="x-none" w:eastAsia="x-none"/>
          </w:rPr>
          <w:t>SRM</w:t>
        </w:r>
        <w:proofErr w:type="gramStart"/>
        <w:r w:rsidR="00CC3DF4">
          <w:rPr>
            <w:rFonts w:hint="eastAsia"/>
            <w:kern w:val="0"/>
            <w:szCs w:val="20"/>
            <w:lang w:val="x-none" w:eastAsia="x-none"/>
          </w:rPr>
          <w:t>資安風險</w:t>
        </w:r>
        <w:proofErr w:type="gramEnd"/>
        <w:r w:rsidR="00CC3DF4">
          <w:rPr>
            <w:rFonts w:hint="eastAsia"/>
            <w:kern w:val="0"/>
            <w:szCs w:val="20"/>
            <w:lang w:val="x-none" w:eastAsia="x-none"/>
          </w:rPr>
          <w:t>管理平台</w:t>
        </w:r>
      </w:ins>
      <w:r w:rsidRPr="00B118F5">
        <w:rPr>
          <w:rFonts w:hint="eastAsia"/>
          <w:kern w:val="0"/>
          <w:szCs w:val="20"/>
          <w:lang w:val="x-none" w:eastAsia="x-none"/>
        </w:rPr>
        <w:t>)</w:t>
      </w:r>
      <w:r w:rsidRPr="00B118F5">
        <w:rPr>
          <w:rFonts w:hint="eastAsia"/>
          <w:kern w:val="0"/>
          <w:szCs w:val="20"/>
          <w:lang w:val="x-none" w:eastAsia="x-none"/>
        </w:rPr>
        <w:t>，進行端點</w:t>
      </w:r>
      <w:r w:rsidRPr="00B118F5">
        <w:rPr>
          <w:rFonts w:hint="eastAsia"/>
          <w:kern w:val="0"/>
          <w:szCs w:val="20"/>
          <w:lang w:val="x-none" w:eastAsia="x-none"/>
        </w:rPr>
        <w:t>MDR</w:t>
      </w:r>
      <w:r w:rsidRPr="00B118F5">
        <w:rPr>
          <w:rFonts w:hint="eastAsia"/>
          <w:kern w:val="0"/>
          <w:szCs w:val="20"/>
          <w:lang w:val="x-none" w:eastAsia="x-none"/>
        </w:rPr>
        <w:t>端點威脅偵測應變服務，</w:t>
      </w:r>
      <w:proofErr w:type="gramStart"/>
      <w:r w:rsidRPr="00B118F5">
        <w:rPr>
          <w:rFonts w:hint="eastAsia"/>
          <w:kern w:val="0"/>
          <w:szCs w:val="20"/>
          <w:lang w:val="x-none" w:eastAsia="x-none"/>
        </w:rPr>
        <w:t>統一資安事件</w:t>
      </w:r>
      <w:proofErr w:type="gramEnd"/>
      <w:r w:rsidRPr="00B118F5">
        <w:rPr>
          <w:rFonts w:hint="eastAsia"/>
          <w:kern w:val="0"/>
          <w:szCs w:val="20"/>
          <w:lang w:val="x-none" w:eastAsia="x-none"/>
        </w:rPr>
        <w:t>通報與事件單追蹤管理，讓管理者專注於統一來源</w:t>
      </w:r>
      <w:proofErr w:type="gramStart"/>
      <w:r w:rsidRPr="00B118F5">
        <w:rPr>
          <w:rFonts w:hint="eastAsia"/>
          <w:kern w:val="0"/>
          <w:szCs w:val="20"/>
          <w:lang w:val="x-none" w:eastAsia="x-none"/>
        </w:rPr>
        <w:t>的資安事件</w:t>
      </w:r>
      <w:proofErr w:type="gramEnd"/>
      <w:r w:rsidRPr="00B118F5">
        <w:rPr>
          <w:rFonts w:hint="eastAsia"/>
          <w:kern w:val="0"/>
          <w:szCs w:val="20"/>
          <w:lang w:val="x-none" w:eastAsia="x-none"/>
        </w:rPr>
        <w:t>風險管理，建構起第三</w:t>
      </w:r>
      <w:proofErr w:type="gramStart"/>
      <w:r w:rsidRPr="00B118F5">
        <w:rPr>
          <w:rFonts w:hint="eastAsia"/>
          <w:kern w:val="0"/>
          <w:szCs w:val="20"/>
          <w:lang w:val="x-none" w:eastAsia="x-none"/>
        </w:rPr>
        <w:t>道資安防線</w:t>
      </w:r>
      <w:proofErr w:type="gramEnd"/>
      <w:r w:rsidRPr="00B118F5">
        <w:rPr>
          <w:rFonts w:hint="eastAsia"/>
          <w:kern w:val="0"/>
          <w:szCs w:val="20"/>
          <w:lang w:val="x-none" w:eastAsia="x-none"/>
        </w:rPr>
        <w:t>。</w:t>
      </w:r>
    </w:p>
    <w:p w14:paraId="4C6EE365" w14:textId="1E032341" w:rsidR="00D543E3" w:rsidRPr="00B118F5" w:rsidRDefault="00D543E3" w:rsidP="00D543E3">
      <w:pPr>
        <w:spacing w:beforeLines="25" w:before="95" w:afterLines="50" w:after="190" w:line="480" w:lineRule="exact"/>
        <w:ind w:leftChars="405" w:left="1134" w:firstLineChars="253" w:firstLine="708"/>
        <w:rPr>
          <w:kern w:val="0"/>
          <w:szCs w:val="20"/>
          <w:lang w:val="x-none" w:eastAsia="x-none"/>
        </w:rPr>
      </w:pPr>
      <w:proofErr w:type="spellStart"/>
      <w:r w:rsidRPr="00B118F5">
        <w:rPr>
          <w:rFonts w:hint="eastAsia"/>
          <w:kern w:val="0"/>
          <w:szCs w:val="20"/>
          <w:lang w:val="x-none" w:eastAsia="x-none"/>
        </w:rPr>
        <w:t>透過上述</w:t>
      </w:r>
      <w:proofErr w:type="gramStart"/>
      <w:r w:rsidRPr="00B118F5">
        <w:rPr>
          <w:rFonts w:hint="eastAsia"/>
          <w:kern w:val="0"/>
          <w:szCs w:val="20"/>
          <w:lang w:val="x-none" w:eastAsia="x-none"/>
        </w:rPr>
        <w:t>三道資安防護</w:t>
      </w:r>
      <w:proofErr w:type="gramEnd"/>
      <w:r w:rsidRPr="00B118F5">
        <w:rPr>
          <w:rFonts w:hint="eastAsia"/>
          <w:kern w:val="0"/>
          <w:szCs w:val="20"/>
          <w:lang w:val="x-none" w:eastAsia="x-none"/>
        </w:rPr>
        <w:t>機制，有效加強防禦縱深與偵測點，並導入監控及應變機制，中華電信團隊共同為保護貴</w:t>
      </w:r>
      <w:r w:rsidR="00B118F5" w:rsidRPr="00B118F5">
        <w:rPr>
          <w:rFonts w:hint="eastAsia"/>
          <w:kern w:val="0"/>
          <w:szCs w:val="20"/>
          <w:lang w:val="x-none"/>
        </w:rPr>
        <w:t>公會</w:t>
      </w:r>
      <w:r w:rsidRPr="00B118F5">
        <w:rPr>
          <w:rFonts w:hint="eastAsia"/>
          <w:kern w:val="0"/>
          <w:szCs w:val="20"/>
          <w:lang w:val="x-none" w:eastAsia="x-none"/>
        </w:rPr>
        <w:t>關鍵資源區而努力</w:t>
      </w:r>
      <w:proofErr w:type="spellEnd"/>
      <w:r w:rsidRPr="00B118F5">
        <w:rPr>
          <w:rFonts w:hint="eastAsia"/>
          <w:kern w:val="0"/>
          <w:szCs w:val="20"/>
          <w:lang w:val="x-none" w:eastAsia="x-none"/>
        </w:rPr>
        <w:t>。</w:t>
      </w:r>
    </w:p>
    <w:p w14:paraId="5516648B" w14:textId="77777777" w:rsidR="00D543E3" w:rsidRPr="00B118F5" w:rsidRDefault="00D543E3" w:rsidP="00D543E3">
      <w:pPr>
        <w:spacing w:beforeLines="25" w:before="95" w:afterLines="50" w:after="190"/>
        <w:rPr>
          <w:lang w:val="x-none" w:eastAsia="x-none"/>
        </w:rPr>
      </w:pPr>
    </w:p>
    <w:p w14:paraId="571C13F1" w14:textId="77777777" w:rsidR="00D543E3" w:rsidRPr="00B118F5" w:rsidRDefault="00D543E3" w:rsidP="00D543E3">
      <w:pPr>
        <w:pStyle w:val="ab"/>
        <w:spacing w:beforeLines="25" w:before="95" w:afterLines="50" w:after="190"/>
      </w:pPr>
      <w:bookmarkStart w:id="432" w:name="_Toc119583058"/>
      <w:proofErr w:type="gramStart"/>
      <w:r w:rsidRPr="00B118F5">
        <w:rPr>
          <w:rFonts w:hint="eastAsia"/>
          <w:lang w:eastAsia="zh-TW"/>
        </w:rPr>
        <w:t>資安</w:t>
      </w:r>
      <w:proofErr w:type="spellStart"/>
      <w:r w:rsidRPr="00B118F5">
        <w:rPr>
          <w:rFonts w:hint="eastAsia"/>
        </w:rPr>
        <w:t>諮詢</w:t>
      </w:r>
      <w:proofErr w:type="gramEnd"/>
      <w:r w:rsidRPr="00B118F5">
        <w:rPr>
          <w:rFonts w:hint="eastAsia"/>
          <w:lang w:eastAsia="zh-TW"/>
        </w:rPr>
        <w:t>窗口</w:t>
      </w:r>
      <w:bookmarkEnd w:id="432"/>
      <w:proofErr w:type="spellEnd"/>
    </w:p>
    <w:p w14:paraId="6B35F085" w14:textId="77777777" w:rsidR="00D543E3" w:rsidRPr="00B118F5" w:rsidRDefault="00D543E3" w:rsidP="00D543E3">
      <w:pPr>
        <w:spacing w:beforeLines="25" w:before="95" w:afterLines="50" w:after="190" w:line="480" w:lineRule="exact"/>
        <w:ind w:leftChars="658" w:left="1982" w:hangingChars="50" w:hanging="140"/>
        <w:rPr>
          <w:kern w:val="0"/>
          <w:szCs w:val="20"/>
          <w:lang w:val="x-none" w:eastAsia="x-none"/>
        </w:rPr>
      </w:pPr>
      <w:r w:rsidRPr="00B118F5">
        <w:rPr>
          <w:rFonts w:hint="eastAsia"/>
          <w:kern w:val="0"/>
          <w:szCs w:val="20"/>
          <w:lang w:val="x-none" w:eastAsia="x-none"/>
        </w:rPr>
        <w:t>本案提供</w:t>
      </w:r>
      <w:r w:rsidRPr="00B118F5">
        <w:rPr>
          <w:rFonts w:hint="eastAsia"/>
          <w:kern w:val="0"/>
          <w:szCs w:val="20"/>
          <w:lang w:val="x-none" w:eastAsia="x-none"/>
        </w:rPr>
        <w:t>7</w:t>
      </w:r>
      <w:r w:rsidRPr="00B118F5">
        <w:rPr>
          <w:rFonts w:hint="eastAsia"/>
          <w:kern w:val="0"/>
          <w:szCs w:val="20"/>
          <w:lang w:val="x-none" w:eastAsia="x-none"/>
        </w:rPr>
        <w:t>×</w:t>
      </w:r>
      <w:r w:rsidRPr="00B118F5">
        <w:rPr>
          <w:rFonts w:hint="eastAsia"/>
          <w:kern w:val="0"/>
          <w:szCs w:val="20"/>
          <w:lang w:val="x-none" w:eastAsia="x-none"/>
        </w:rPr>
        <w:t>24</w:t>
      </w:r>
      <w:r w:rsidRPr="00B118F5">
        <w:rPr>
          <w:rFonts w:hint="eastAsia"/>
          <w:kern w:val="0"/>
          <w:szCs w:val="20"/>
          <w:lang w:val="x-none" w:eastAsia="x-none"/>
        </w:rPr>
        <w:t>全年無休</w:t>
      </w:r>
      <w:r w:rsidRPr="00B118F5">
        <w:rPr>
          <w:rFonts w:hint="eastAsia"/>
          <w:kern w:val="0"/>
          <w:szCs w:val="20"/>
          <w:lang w:val="x-none"/>
        </w:rPr>
        <w:t>一線</w:t>
      </w:r>
      <w:proofErr w:type="spellStart"/>
      <w:r w:rsidRPr="00B118F5">
        <w:rPr>
          <w:rFonts w:hint="eastAsia"/>
          <w:kern w:val="0"/>
          <w:szCs w:val="20"/>
          <w:lang w:val="x-none" w:eastAsia="x-none"/>
        </w:rPr>
        <w:t>諮詢服務受理窗口，窗口資訊如下</w:t>
      </w:r>
      <w:proofErr w:type="spellEnd"/>
      <w:r w:rsidRPr="00B118F5">
        <w:rPr>
          <w:rFonts w:hint="eastAsia"/>
          <w:kern w:val="0"/>
          <w:szCs w:val="20"/>
          <w:lang w:val="x-none" w:eastAsia="x-none"/>
        </w:rPr>
        <w:t>：</w:t>
      </w:r>
    </w:p>
    <w:p w14:paraId="0F5914B5" w14:textId="77777777" w:rsidR="00D543E3" w:rsidRPr="00B118F5" w:rsidRDefault="00D543E3" w:rsidP="00D543E3">
      <w:pPr>
        <w:spacing w:beforeLines="25" w:before="95" w:afterLines="50" w:after="190" w:line="480" w:lineRule="exact"/>
        <w:ind w:leftChars="658" w:left="1982" w:hangingChars="50" w:hanging="140"/>
        <w:rPr>
          <w:kern w:val="0"/>
          <w:szCs w:val="20"/>
          <w:lang w:val="x-none" w:eastAsia="x-none"/>
        </w:rPr>
      </w:pPr>
      <w:r w:rsidRPr="00B118F5">
        <w:rPr>
          <w:rFonts w:hint="eastAsia"/>
          <w:kern w:val="0"/>
          <w:szCs w:val="20"/>
          <w:lang w:val="x-none" w:eastAsia="x-none"/>
        </w:rPr>
        <w:t>CHT Security SOC</w:t>
      </w:r>
    </w:p>
    <w:p w14:paraId="677C16EE" w14:textId="77777777" w:rsidR="00D543E3" w:rsidRPr="00B118F5" w:rsidRDefault="00D543E3" w:rsidP="00D543E3">
      <w:pPr>
        <w:spacing w:beforeLines="25" w:before="95" w:afterLines="50" w:after="190" w:line="480" w:lineRule="exact"/>
        <w:ind w:leftChars="658" w:left="1982" w:hangingChars="50" w:hanging="140"/>
        <w:rPr>
          <w:kern w:val="0"/>
          <w:szCs w:val="20"/>
          <w:lang w:val="x-none" w:eastAsia="x-none"/>
        </w:rPr>
      </w:pPr>
      <w:proofErr w:type="spellStart"/>
      <w:r w:rsidRPr="00B118F5">
        <w:rPr>
          <w:rFonts w:hint="eastAsia"/>
          <w:kern w:val="0"/>
          <w:szCs w:val="20"/>
          <w:lang w:val="x-none" w:eastAsia="x-none"/>
        </w:rPr>
        <w:t>諮詢</w:t>
      </w:r>
      <w:r w:rsidRPr="00B118F5">
        <w:rPr>
          <w:rFonts w:hint="eastAsia"/>
          <w:kern w:val="0"/>
          <w:szCs w:val="20"/>
          <w:lang w:val="x-none"/>
        </w:rPr>
        <w:t>號碼</w:t>
      </w:r>
      <w:proofErr w:type="spellEnd"/>
      <w:r w:rsidRPr="00B118F5">
        <w:rPr>
          <w:rFonts w:hint="eastAsia"/>
          <w:kern w:val="0"/>
          <w:szCs w:val="20"/>
          <w:lang w:val="x-none" w:eastAsia="x-none"/>
        </w:rPr>
        <w:t>：</w:t>
      </w:r>
      <w:r w:rsidRPr="00B118F5">
        <w:rPr>
          <w:rFonts w:hint="eastAsia"/>
          <w:kern w:val="0"/>
          <w:szCs w:val="20"/>
          <w:lang w:val="x-none" w:eastAsia="x-none"/>
        </w:rPr>
        <w:t>02</w:t>
      </w:r>
      <w:r w:rsidRPr="00B118F5">
        <w:rPr>
          <w:rFonts w:hint="eastAsia"/>
          <w:kern w:val="0"/>
          <w:szCs w:val="20"/>
          <w:lang w:val="x-none"/>
        </w:rPr>
        <w:t>-</w:t>
      </w:r>
      <w:r w:rsidRPr="00B118F5">
        <w:rPr>
          <w:rFonts w:hint="eastAsia"/>
          <w:kern w:val="0"/>
          <w:szCs w:val="20"/>
          <w:lang w:val="x-none" w:eastAsia="x-none"/>
        </w:rPr>
        <w:t>23443693</w:t>
      </w:r>
    </w:p>
    <w:p w14:paraId="1E8884A0" w14:textId="77777777" w:rsidR="00D543E3" w:rsidRPr="00B118F5" w:rsidRDefault="00D543E3" w:rsidP="00D543E3">
      <w:pPr>
        <w:spacing w:beforeLines="25" w:before="95" w:afterLines="50" w:after="190" w:line="480" w:lineRule="exact"/>
        <w:ind w:leftChars="658" w:left="1982" w:hangingChars="50" w:hanging="140"/>
        <w:rPr>
          <w:kern w:val="0"/>
          <w:szCs w:val="20"/>
          <w:lang w:val="x-none" w:eastAsia="x-none"/>
        </w:rPr>
      </w:pPr>
      <w:r w:rsidRPr="00B118F5">
        <w:rPr>
          <w:rFonts w:hint="eastAsia"/>
          <w:kern w:val="0"/>
          <w:szCs w:val="20"/>
          <w:lang w:val="x-none"/>
        </w:rPr>
        <w:t>服務信箱</w:t>
      </w:r>
      <w:r w:rsidRPr="00B118F5">
        <w:rPr>
          <w:rFonts w:ascii="標楷體" w:hAnsi="標楷體" w:hint="eastAsia"/>
          <w:kern w:val="0"/>
          <w:szCs w:val="20"/>
          <w:lang w:val="x-none"/>
        </w:rPr>
        <w:t>：</w:t>
      </w:r>
      <w:r w:rsidRPr="00B118F5">
        <w:rPr>
          <w:kern w:val="0"/>
          <w:szCs w:val="20"/>
          <w:lang w:val="x-none"/>
        </w:rPr>
        <w:t>hinetsoc@cht.com.tw</w:t>
      </w:r>
    </w:p>
    <w:p w14:paraId="7654B1A2" w14:textId="77777777" w:rsidR="00D543E3" w:rsidRPr="00B118F5" w:rsidRDefault="00D543E3" w:rsidP="00D543E3">
      <w:pPr>
        <w:ind w:leftChars="455" w:left="1274"/>
        <w:rPr>
          <w:kern w:val="0"/>
          <w:szCs w:val="20"/>
          <w:lang w:val="x-none" w:eastAsia="x-none"/>
        </w:rPr>
      </w:pPr>
    </w:p>
    <w:p w14:paraId="2A2F86F1" w14:textId="77777777" w:rsidR="00D543E3" w:rsidRPr="00B118F5" w:rsidRDefault="00D543E3" w:rsidP="00D543E3">
      <w:pPr>
        <w:ind w:leftChars="455" w:left="1274" w:firstLineChars="203" w:firstLine="568"/>
        <w:rPr>
          <w:kern w:val="0"/>
          <w:szCs w:val="20"/>
          <w:lang w:val="x-none"/>
        </w:rPr>
      </w:pPr>
      <w:r w:rsidRPr="00B118F5">
        <w:rPr>
          <w:rFonts w:hint="eastAsia"/>
          <w:kern w:val="0"/>
          <w:szCs w:val="20"/>
          <w:lang w:val="x-none"/>
        </w:rPr>
        <w:lastRenderedPageBreak/>
        <w:t>本案</w:t>
      </w:r>
      <w:r w:rsidRPr="00B118F5">
        <w:rPr>
          <w:rFonts w:hint="eastAsia"/>
          <w:kern w:val="0"/>
          <w:szCs w:val="20"/>
          <w:lang w:val="x-none"/>
        </w:rPr>
        <w:t>5</w:t>
      </w:r>
      <w:r w:rsidRPr="00B118F5">
        <w:rPr>
          <w:rFonts w:hint="eastAsia"/>
          <w:kern w:val="0"/>
          <w:szCs w:val="20"/>
          <w:lang w:val="x-none" w:eastAsia="x-none"/>
        </w:rPr>
        <w:t>×</w:t>
      </w:r>
      <w:r w:rsidRPr="00B118F5">
        <w:rPr>
          <w:kern w:val="0"/>
          <w:szCs w:val="20"/>
          <w:lang w:val="x-none"/>
        </w:rPr>
        <w:t>8</w:t>
      </w:r>
      <w:r w:rsidRPr="00B118F5">
        <w:rPr>
          <w:rFonts w:hint="eastAsia"/>
          <w:kern w:val="0"/>
          <w:szCs w:val="20"/>
          <w:lang w:val="x-none"/>
        </w:rPr>
        <w:t>二</w:t>
      </w:r>
      <w:proofErr w:type="spellStart"/>
      <w:r w:rsidRPr="00B118F5">
        <w:rPr>
          <w:rFonts w:hint="eastAsia"/>
          <w:kern w:val="0"/>
          <w:szCs w:val="20"/>
          <w:lang w:val="x-none" w:eastAsia="x-none"/>
        </w:rPr>
        <w:t>線資訊安全</w:t>
      </w:r>
      <w:r w:rsidRPr="00B118F5">
        <w:rPr>
          <w:rFonts w:hint="eastAsia"/>
          <w:kern w:val="0"/>
          <w:szCs w:val="20"/>
          <w:lang w:val="x-none"/>
        </w:rPr>
        <w:t>諮詢窗口資訊</w:t>
      </w:r>
      <w:proofErr w:type="spellEnd"/>
      <w:r w:rsidRPr="00B118F5">
        <w:rPr>
          <w:rFonts w:ascii="標楷體" w:hAnsi="標楷體" w:hint="eastAsia"/>
          <w:kern w:val="0"/>
          <w:szCs w:val="20"/>
          <w:lang w:val="x-none"/>
        </w:rPr>
        <w:t>：</w:t>
      </w:r>
    </w:p>
    <w:tbl>
      <w:tblPr>
        <w:tblW w:w="9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20"/>
        <w:gridCol w:w="1134"/>
        <w:gridCol w:w="2552"/>
        <w:gridCol w:w="3958"/>
      </w:tblGrid>
      <w:tr w:rsidR="00B118F5" w:rsidRPr="00B118F5" w14:paraId="6A4E44FD" w14:textId="77777777" w:rsidTr="00AC30F7">
        <w:trPr>
          <w:trHeight w:val="416"/>
          <w:tblHeader/>
          <w:jc w:val="center"/>
        </w:trPr>
        <w:tc>
          <w:tcPr>
            <w:tcW w:w="1720" w:type="dxa"/>
            <w:shd w:val="clear" w:color="auto" w:fill="D5DCE4" w:themeFill="text2" w:themeFillTint="33"/>
            <w:vAlign w:val="center"/>
          </w:tcPr>
          <w:p w14:paraId="7C58A563" w14:textId="77777777" w:rsidR="00D543E3" w:rsidRPr="00B118F5" w:rsidRDefault="00D543E3" w:rsidP="00AC30F7">
            <w:pPr>
              <w:widowControl/>
              <w:spacing w:line="0" w:lineRule="atLeast"/>
              <w:jc w:val="center"/>
              <w:rPr>
                <w:rFonts w:ascii="標楷體" w:hAnsi="標楷體"/>
              </w:rPr>
            </w:pPr>
            <w:r w:rsidRPr="00B118F5">
              <w:rPr>
                <w:rFonts w:ascii="標楷體" w:hAnsi="標楷體"/>
              </w:rPr>
              <w:t>職稱</w:t>
            </w:r>
          </w:p>
        </w:tc>
        <w:tc>
          <w:tcPr>
            <w:tcW w:w="1134" w:type="dxa"/>
            <w:shd w:val="clear" w:color="auto" w:fill="D5DCE4" w:themeFill="text2" w:themeFillTint="33"/>
            <w:vAlign w:val="center"/>
          </w:tcPr>
          <w:p w14:paraId="6FCDBEFF" w14:textId="77777777" w:rsidR="00D543E3" w:rsidRPr="00B118F5" w:rsidRDefault="00D543E3" w:rsidP="00AC30F7">
            <w:pPr>
              <w:widowControl/>
              <w:spacing w:line="0" w:lineRule="atLeast"/>
              <w:jc w:val="center"/>
              <w:rPr>
                <w:rFonts w:ascii="標楷體" w:hAnsi="標楷體"/>
              </w:rPr>
            </w:pPr>
            <w:r w:rsidRPr="00B118F5">
              <w:rPr>
                <w:rFonts w:ascii="標楷體" w:hAnsi="標楷體"/>
              </w:rPr>
              <w:t>姓名</w:t>
            </w:r>
          </w:p>
        </w:tc>
        <w:tc>
          <w:tcPr>
            <w:tcW w:w="2552" w:type="dxa"/>
            <w:shd w:val="clear" w:color="auto" w:fill="D5DCE4" w:themeFill="text2" w:themeFillTint="33"/>
            <w:vAlign w:val="center"/>
          </w:tcPr>
          <w:p w14:paraId="43253C8A" w14:textId="77777777" w:rsidR="00D543E3" w:rsidRPr="00B118F5" w:rsidRDefault="00D543E3" w:rsidP="00AC30F7">
            <w:pPr>
              <w:widowControl/>
              <w:spacing w:line="0" w:lineRule="atLeast"/>
              <w:jc w:val="center"/>
              <w:rPr>
                <w:rFonts w:ascii="標楷體" w:hAnsi="標楷體"/>
              </w:rPr>
            </w:pPr>
            <w:r w:rsidRPr="00B118F5">
              <w:rPr>
                <w:rFonts w:ascii="標楷體" w:hAnsi="標楷體"/>
              </w:rPr>
              <w:t>辦公室電話</w:t>
            </w:r>
          </w:p>
        </w:tc>
        <w:tc>
          <w:tcPr>
            <w:tcW w:w="3958" w:type="dxa"/>
            <w:shd w:val="clear" w:color="auto" w:fill="D5DCE4" w:themeFill="text2" w:themeFillTint="33"/>
            <w:vAlign w:val="center"/>
          </w:tcPr>
          <w:p w14:paraId="06905660" w14:textId="77777777" w:rsidR="00D543E3" w:rsidRPr="00B118F5" w:rsidRDefault="00D543E3" w:rsidP="00AC30F7">
            <w:pPr>
              <w:widowControl/>
              <w:spacing w:line="0" w:lineRule="atLeast"/>
              <w:jc w:val="center"/>
              <w:rPr>
                <w:rFonts w:ascii="標楷體" w:hAnsi="標楷體"/>
              </w:rPr>
            </w:pPr>
            <w:r w:rsidRPr="00B118F5">
              <w:rPr>
                <w:rFonts w:ascii="標楷體" w:hAnsi="標楷體"/>
              </w:rPr>
              <w:t>e-mail</w:t>
            </w:r>
          </w:p>
        </w:tc>
      </w:tr>
      <w:tr w:rsidR="00B118F5" w:rsidRPr="00B118F5" w14:paraId="031A9082" w14:textId="77777777" w:rsidTr="00AC30F7">
        <w:trPr>
          <w:trHeight w:val="617"/>
          <w:jc w:val="center"/>
        </w:trPr>
        <w:tc>
          <w:tcPr>
            <w:tcW w:w="1720" w:type="dxa"/>
            <w:vAlign w:val="center"/>
          </w:tcPr>
          <w:p w14:paraId="57B98CE1" w14:textId="77777777" w:rsidR="00D543E3" w:rsidRPr="00B118F5" w:rsidRDefault="00D543E3" w:rsidP="00AC30F7">
            <w:pPr>
              <w:widowControl/>
              <w:spacing w:line="0" w:lineRule="atLeast"/>
              <w:rPr>
                <w:rFonts w:ascii="標楷體" w:hAnsi="標楷體"/>
              </w:rPr>
            </w:pPr>
            <w:r w:rsidRPr="00B118F5">
              <w:rPr>
                <w:rFonts w:ascii="標楷體" w:hAnsi="標楷體"/>
              </w:rPr>
              <w:t>專案經理</w:t>
            </w:r>
          </w:p>
        </w:tc>
        <w:tc>
          <w:tcPr>
            <w:tcW w:w="1134" w:type="dxa"/>
            <w:vAlign w:val="center"/>
          </w:tcPr>
          <w:p w14:paraId="045E6DF5" w14:textId="77777777" w:rsidR="00D543E3" w:rsidRPr="00B118F5" w:rsidRDefault="00D543E3" w:rsidP="00AC30F7">
            <w:pPr>
              <w:widowControl/>
              <w:spacing w:line="0" w:lineRule="atLeast"/>
              <w:rPr>
                <w:rFonts w:ascii="標楷體" w:hAnsi="標楷體"/>
              </w:rPr>
            </w:pPr>
            <w:r w:rsidRPr="00B118F5">
              <w:rPr>
                <w:rFonts w:ascii="標楷體" w:hAnsi="標楷體" w:hint="eastAsia"/>
              </w:rPr>
              <w:t xml:space="preserve"> </w:t>
            </w:r>
            <w:proofErr w:type="gramStart"/>
            <w:r w:rsidRPr="00B118F5">
              <w:rPr>
                <w:rFonts w:ascii="標楷體" w:hAnsi="標楷體" w:hint="eastAsia"/>
              </w:rPr>
              <w:t>姜廷</w:t>
            </w:r>
            <w:proofErr w:type="gramEnd"/>
            <w:r w:rsidRPr="00B118F5">
              <w:rPr>
                <w:rFonts w:ascii="標楷體" w:hAnsi="標楷體" w:hint="eastAsia"/>
              </w:rPr>
              <w:t>儒</w:t>
            </w:r>
          </w:p>
        </w:tc>
        <w:tc>
          <w:tcPr>
            <w:tcW w:w="2552" w:type="dxa"/>
            <w:vAlign w:val="center"/>
          </w:tcPr>
          <w:p w14:paraId="35ACF7CB" w14:textId="77777777" w:rsidR="00D543E3" w:rsidRPr="00B118F5" w:rsidRDefault="00D543E3" w:rsidP="00AC30F7">
            <w:pPr>
              <w:widowControl/>
              <w:spacing w:line="0" w:lineRule="atLeast"/>
              <w:rPr>
                <w:rFonts w:ascii="標楷體" w:hAnsi="標楷體"/>
              </w:rPr>
            </w:pPr>
            <w:r w:rsidRPr="00B118F5">
              <w:rPr>
                <w:rFonts w:ascii="標楷體" w:hAnsi="標楷體" w:hint="eastAsia"/>
              </w:rPr>
              <w:t>02-2343-</w:t>
            </w:r>
            <w:r w:rsidRPr="00B118F5">
              <w:rPr>
                <w:rFonts w:ascii="標楷體" w:hAnsi="標楷體"/>
              </w:rPr>
              <w:t>1628#8005</w:t>
            </w:r>
          </w:p>
        </w:tc>
        <w:tc>
          <w:tcPr>
            <w:tcW w:w="3958" w:type="dxa"/>
            <w:vAlign w:val="center"/>
          </w:tcPr>
          <w:p w14:paraId="47AAEB88" w14:textId="77777777" w:rsidR="00D543E3" w:rsidRPr="00B118F5" w:rsidRDefault="00D543E3" w:rsidP="00AC30F7">
            <w:pPr>
              <w:widowControl/>
              <w:spacing w:line="0" w:lineRule="atLeast"/>
              <w:rPr>
                <w:rFonts w:ascii="標楷體" w:hAnsi="標楷體"/>
              </w:rPr>
            </w:pPr>
            <w:r w:rsidRPr="00B118F5">
              <w:rPr>
                <w:rFonts w:ascii="標楷體" w:hAnsi="標楷體"/>
              </w:rPr>
              <w:t>steven.chiang@chtsecurity.com</w:t>
            </w:r>
          </w:p>
        </w:tc>
      </w:tr>
      <w:tr w:rsidR="00B118F5" w:rsidRPr="00B118F5" w14:paraId="169807EE" w14:textId="77777777" w:rsidTr="00AC30F7">
        <w:trPr>
          <w:trHeight w:val="617"/>
          <w:jc w:val="center"/>
        </w:trPr>
        <w:tc>
          <w:tcPr>
            <w:tcW w:w="1720" w:type="dxa"/>
          </w:tcPr>
          <w:p w14:paraId="2D26855F" w14:textId="77777777" w:rsidR="00D543E3" w:rsidRPr="00B118F5" w:rsidRDefault="00D543E3" w:rsidP="00AC30F7">
            <w:pPr>
              <w:widowControl/>
              <w:spacing w:line="0" w:lineRule="atLeast"/>
              <w:rPr>
                <w:rFonts w:ascii="標楷體" w:hAnsi="標楷體"/>
              </w:rPr>
            </w:pPr>
            <w:r w:rsidRPr="00B118F5">
              <w:rPr>
                <w:rFonts w:ascii="標楷體" w:hAnsi="標楷體" w:hint="eastAsia"/>
              </w:rPr>
              <w:t>專案經理</w:t>
            </w:r>
          </w:p>
        </w:tc>
        <w:tc>
          <w:tcPr>
            <w:tcW w:w="1134" w:type="dxa"/>
            <w:vAlign w:val="center"/>
          </w:tcPr>
          <w:p w14:paraId="39D7658E" w14:textId="77777777" w:rsidR="00D543E3" w:rsidRPr="00B118F5" w:rsidRDefault="00D543E3" w:rsidP="00AC30F7">
            <w:pPr>
              <w:widowControl/>
              <w:spacing w:line="0" w:lineRule="atLeast"/>
              <w:jc w:val="center"/>
              <w:rPr>
                <w:rFonts w:ascii="標楷體" w:hAnsi="標楷體"/>
              </w:rPr>
            </w:pPr>
            <w:proofErr w:type="gramStart"/>
            <w:r w:rsidRPr="00B118F5">
              <w:rPr>
                <w:rFonts w:ascii="標楷體" w:hAnsi="標楷體" w:hint="eastAsia"/>
              </w:rPr>
              <w:t>林蓮蒂</w:t>
            </w:r>
            <w:proofErr w:type="gramEnd"/>
          </w:p>
        </w:tc>
        <w:tc>
          <w:tcPr>
            <w:tcW w:w="2552" w:type="dxa"/>
            <w:vAlign w:val="center"/>
          </w:tcPr>
          <w:p w14:paraId="175FD37A" w14:textId="77777777" w:rsidR="00D543E3" w:rsidRPr="00B118F5" w:rsidRDefault="00D543E3" w:rsidP="00AC30F7">
            <w:pPr>
              <w:widowControl/>
              <w:spacing w:line="0" w:lineRule="atLeast"/>
              <w:rPr>
                <w:rFonts w:ascii="標楷體" w:hAnsi="標楷體"/>
              </w:rPr>
            </w:pPr>
            <w:r w:rsidRPr="00B118F5">
              <w:rPr>
                <w:rFonts w:ascii="標楷體" w:hAnsi="標楷體" w:hint="eastAsia"/>
              </w:rPr>
              <w:t>02-2343-</w:t>
            </w:r>
            <w:r w:rsidRPr="00B118F5">
              <w:rPr>
                <w:rFonts w:ascii="標楷體" w:hAnsi="標楷體"/>
              </w:rPr>
              <w:t>1628#80</w:t>
            </w:r>
            <w:r w:rsidRPr="00B118F5">
              <w:rPr>
                <w:rFonts w:ascii="標楷體" w:hAnsi="標楷體" w:hint="eastAsia"/>
              </w:rPr>
              <w:t>47</w:t>
            </w:r>
          </w:p>
        </w:tc>
        <w:tc>
          <w:tcPr>
            <w:tcW w:w="3958" w:type="dxa"/>
            <w:vAlign w:val="center"/>
          </w:tcPr>
          <w:p w14:paraId="5240AF75" w14:textId="77777777" w:rsidR="00D543E3" w:rsidRPr="00B118F5" w:rsidRDefault="00D543E3" w:rsidP="00AC30F7">
            <w:pPr>
              <w:widowControl/>
              <w:spacing w:line="0" w:lineRule="atLeast"/>
              <w:rPr>
                <w:rFonts w:ascii="標楷體" w:hAnsi="標楷體"/>
              </w:rPr>
            </w:pPr>
            <w:r w:rsidRPr="00B118F5">
              <w:rPr>
                <w:rFonts w:ascii="標楷體" w:hAnsi="標楷體"/>
              </w:rPr>
              <w:t>lanti@chtsecurity.com</w:t>
            </w:r>
          </w:p>
        </w:tc>
      </w:tr>
      <w:tr w:rsidR="00B118F5" w:rsidRPr="00B118F5" w14:paraId="2AD3A425" w14:textId="77777777" w:rsidTr="00AC30F7">
        <w:trPr>
          <w:trHeight w:val="617"/>
          <w:jc w:val="center"/>
        </w:trPr>
        <w:tc>
          <w:tcPr>
            <w:tcW w:w="1720" w:type="dxa"/>
          </w:tcPr>
          <w:p w14:paraId="6174E291" w14:textId="77777777" w:rsidR="00D543E3" w:rsidRPr="00B118F5" w:rsidRDefault="00D543E3" w:rsidP="00AC30F7">
            <w:pPr>
              <w:widowControl/>
              <w:spacing w:line="0" w:lineRule="atLeast"/>
              <w:rPr>
                <w:rFonts w:ascii="標楷體" w:hAnsi="標楷體"/>
              </w:rPr>
            </w:pPr>
            <w:r w:rsidRPr="00B118F5">
              <w:rPr>
                <w:rFonts w:ascii="標楷體" w:hAnsi="標楷體"/>
              </w:rPr>
              <w:t>MDR</w:t>
            </w:r>
            <w:r w:rsidRPr="00B118F5">
              <w:rPr>
                <w:rFonts w:ascii="標楷體" w:hAnsi="標楷體" w:hint="eastAsia"/>
              </w:rPr>
              <w:t>監控服務</w:t>
            </w:r>
          </w:p>
          <w:p w14:paraId="5C24BBDA" w14:textId="77777777" w:rsidR="00D543E3" w:rsidRPr="00B118F5" w:rsidRDefault="00D543E3" w:rsidP="00AC30F7">
            <w:pPr>
              <w:widowControl/>
              <w:spacing w:line="0" w:lineRule="atLeast"/>
              <w:rPr>
                <w:rFonts w:ascii="標楷體" w:hAnsi="標楷體"/>
              </w:rPr>
            </w:pPr>
            <w:r w:rsidRPr="00B118F5">
              <w:rPr>
                <w:rFonts w:ascii="標楷體" w:hAnsi="標楷體"/>
              </w:rPr>
              <w:t>聯絡窗口</w:t>
            </w:r>
          </w:p>
        </w:tc>
        <w:tc>
          <w:tcPr>
            <w:tcW w:w="1134" w:type="dxa"/>
            <w:vAlign w:val="center"/>
          </w:tcPr>
          <w:p w14:paraId="0847789C" w14:textId="77777777" w:rsidR="00D543E3" w:rsidRPr="00B118F5" w:rsidRDefault="00D543E3" w:rsidP="00AC30F7">
            <w:pPr>
              <w:widowControl/>
              <w:spacing w:line="0" w:lineRule="atLeast"/>
              <w:jc w:val="center"/>
              <w:rPr>
                <w:rFonts w:ascii="標楷體" w:hAnsi="標楷體"/>
              </w:rPr>
            </w:pPr>
            <w:r w:rsidRPr="00B118F5">
              <w:rPr>
                <w:rFonts w:ascii="標楷體" w:hAnsi="標楷體" w:hint="eastAsia"/>
              </w:rPr>
              <w:t>莊友豪</w:t>
            </w:r>
          </w:p>
        </w:tc>
        <w:tc>
          <w:tcPr>
            <w:tcW w:w="2552" w:type="dxa"/>
            <w:vAlign w:val="center"/>
          </w:tcPr>
          <w:p w14:paraId="38EAA70E" w14:textId="44AC3FA3" w:rsidR="00D543E3" w:rsidRPr="00B118F5" w:rsidRDefault="00D543E3" w:rsidP="00AC30F7">
            <w:pPr>
              <w:widowControl/>
              <w:spacing w:line="0" w:lineRule="atLeast"/>
              <w:rPr>
                <w:rFonts w:ascii="標楷體" w:hAnsi="標楷體"/>
              </w:rPr>
            </w:pPr>
            <w:r w:rsidRPr="00B118F5">
              <w:rPr>
                <w:rFonts w:ascii="標楷體" w:hAnsi="標楷體" w:hint="eastAsia"/>
              </w:rPr>
              <w:t>02-2343-</w:t>
            </w:r>
            <w:r w:rsidRPr="00B118F5">
              <w:rPr>
                <w:rFonts w:ascii="標楷體" w:hAnsi="標楷體"/>
              </w:rPr>
              <w:t>1628#</w:t>
            </w:r>
            <w:r w:rsidR="003A660B">
              <w:rPr>
                <w:rFonts w:ascii="標楷體" w:hAnsi="標楷體"/>
              </w:rPr>
              <w:t>3048</w:t>
            </w:r>
          </w:p>
        </w:tc>
        <w:tc>
          <w:tcPr>
            <w:tcW w:w="3958" w:type="dxa"/>
            <w:vAlign w:val="center"/>
          </w:tcPr>
          <w:p w14:paraId="1D178846" w14:textId="06B08FD1" w:rsidR="00D543E3" w:rsidRPr="00B118F5" w:rsidRDefault="002F2290" w:rsidP="00AC30F7">
            <w:pPr>
              <w:widowControl/>
              <w:spacing w:line="0" w:lineRule="atLeast"/>
              <w:rPr>
                <w:rFonts w:ascii="標楷體" w:hAnsi="標楷體"/>
              </w:rPr>
            </w:pPr>
            <w:r w:rsidRPr="002F2290">
              <w:t>andyet921@chtsecurity.com</w:t>
            </w:r>
          </w:p>
        </w:tc>
      </w:tr>
    </w:tbl>
    <w:p w14:paraId="260F85B5" w14:textId="77777777" w:rsidR="00C41523" w:rsidRPr="007F2DD8" w:rsidRDefault="00C41523" w:rsidP="00D543E3">
      <w:pPr>
        <w:rPr>
          <w:lang w:eastAsia="x-none"/>
        </w:rPr>
      </w:pPr>
    </w:p>
    <w:sectPr w:rsidR="00C41523" w:rsidRPr="007F2DD8" w:rsidSect="00BA6079">
      <w:footerReference w:type="default" r:id="rId27"/>
      <w:pgSz w:w="11906" w:h="16838" w:code="9"/>
      <w:pgMar w:top="1418" w:right="1247" w:bottom="1418" w:left="1247" w:header="851" w:footer="851" w:gutter="0"/>
      <w:pgNumType w:start="1"/>
      <w:cols w:space="425"/>
      <w:docGrid w:type="linesAndChars"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傅駿勳" w:date="2022-12-14T16:14:00Z" w:initials="傅駿勳">
    <w:p w14:paraId="08682818" w14:textId="77777777" w:rsidR="00C53C1E" w:rsidRDefault="00C53C1E" w:rsidP="009959D1">
      <w:pPr>
        <w:pStyle w:val="afffc"/>
      </w:pPr>
      <w:r>
        <w:rPr>
          <w:rStyle w:val="affff9"/>
        </w:rPr>
        <w:annotationRef/>
      </w:r>
      <w:r>
        <w:rPr>
          <w:rFonts w:hint="eastAsia"/>
        </w:rPr>
        <w:t>這樣寫對嗎</w:t>
      </w:r>
    </w:p>
  </w:comment>
  <w:comment w:id="7" w:author="姜 廷儒" w:date="2022-12-17T22:18:00Z" w:initials="姜">
    <w:p w14:paraId="4A451F0D" w14:textId="77777777" w:rsidR="00EE678B" w:rsidRDefault="00EE678B" w:rsidP="0069456B">
      <w:pPr>
        <w:pStyle w:val="afffc"/>
      </w:pPr>
      <w:r>
        <w:rPr>
          <w:rStyle w:val="affff9"/>
        </w:rPr>
        <w:annotationRef/>
      </w:r>
      <w:r>
        <w:rPr>
          <w:rFonts w:hint="eastAsia"/>
        </w:rPr>
        <w:t>正確</w:t>
      </w:r>
    </w:p>
  </w:comment>
  <w:comment w:id="18" w:author="傅駿勳" w:date="2022-12-14T16:21:00Z" w:initials="傅駿勳">
    <w:p w14:paraId="25077A49" w14:textId="1FF9A237" w:rsidR="00C53C1E" w:rsidRDefault="00C53C1E" w:rsidP="00AA5FF2">
      <w:pPr>
        <w:pStyle w:val="afffc"/>
      </w:pPr>
      <w:r>
        <w:rPr>
          <w:rStyle w:val="affff9"/>
        </w:rPr>
        <w:annotationRef/>
      </w:r>
      <w:r>
        <w:rPr>
          <w:rFonts w:hint="eastAsia"/>
        </w:rPr>
        <w:t>這是不是寫錯</w:t>
      </w:r>
      <w:r>
        <w:rPr>
          <w:rFonts w:hint="eastAsia"/>
        </w:rPr>
        <w:t>?</w:t>
      </w:r>
    </w:p>
  </w:comment>
  <w:comment w:id="19" w:author="姜 廷儒" w:date="2022-12-17T22:18:00Z" w:initials="姜">
    <w:p w14:paraId="636833F5" w14:textId="77777777" w:rsidR="00F24F49" w:rsidRDefault="00F24F49" w:rsidP="00343D3D">
      <w:pPr>
        <w:pStyle w:val="afffc"/>
      </w:pPr>
      <w:r>
        <w:rPr>
          <w:rStyle w:val="affff9"/>
        </w:rPr>
        <w:annotationRef/>
      </w:r>
      <w:r>
        <w:rPr>
          <w:rFonts w:hint="eastAsia"/>
        </w:rPr>
        <w:t>已調整</w:t>
      </w:r>
    </w:p>
  </w:comment>
  <w:comment w:id="373" w:author="傅駿勳" w:date="2022-12-14T16:24:00Z" w:initials="傅駿勳">
    <w:p w14:paraId="52A5972A" w14:textId="7B2198EC" w:rsidR="006969E7" w:rsidRDefault="006969E7" w:rsidP="00F0007E">
      <w:pPr>
        <w:pStyle w:val="afffc"/>
      </w:pPr>
      <w:r>
        <w:rPr>
          <w:rStyle w:val="affff9"/>
        </w:rPr>
        <w:annotationRef/>
      </w:r>
      <w:r>
        <w:rPr>
          <w:rFonts w:hint="eastAsia"/>
          <w:lang w:val="en-US"/>
        </w:rPr>
        <w:t>直接寫上線日期</w:t>
      </w:r>
    </w:p>
  </w:comment>
  <w:comment w:id="375" w:author="傅駿勳" w:date="2022-12-14T16:36:00Z" w:initials="傅駿勳">
    <w:p w14:paraId="7A1CD48E" w14:textId="77777777" w:rsidR="00B118F5" w:rsidRDefault="00B118F5" w:rsidP="00564AF3">
      <w:pPr>
        <w:pStyle w:val="afffc"/>
      </w:pPr>
      <w:r>
        <w:rPr>
          <w:rStyle w:val="affff9"/>
        </w:rPr>
        <w:annotationRef/>
      </w:r>
      <w:r>
        <w:rPr>
          <w:rFonts w:hint="eastAsia"/>
        </w:rPr>
        <w:t>完工報告書</w:t>
      </w:r>
      <w:r>
        <w:rPr>
          <w:rFonts w:hint="eastAsia"/>
        </w:rPr>
        <w:t>12/20</w:t>
      </w:r>
      <w:r>
        <w:rPr>
          <w:rFonts w:hint="eastAsia"/>
        </w:rPr>
        <w:t>提供</w:t>
      </w:r>
      <w:r>
        <w:rPr>
          <w:rFonts w:hint="eastAsia"/>
        </w:rPr>
        <w:t>?</w:t>
      </w:r>
      <w:r>
        <w:rPr>
          <w:rFonts w:hint="eastAsia"/>
        </w:rPr>
        <w:t>跟</w:t>
      </w:r>
      <w:r>
        <w:rPr>
          <w:rFonts w:hint="eastAsia"/>
        </w:rPr>
        <w:t>P17</w:t>
      </w:r>
      <w:r>
        <w:rPr>
          <w:rFonts w:hint="eastAsia"/>
        </w:rPr>
        <w:t>第三階段第四階段寫的不一樣</w:t>
      </w:r>
    </w:p>
  </w:comment>
  <w:comment w:id="376" w:author="姜 廷儒" w:date="2022-12-17T22:19:00Z" w:initials="姜">
    <w:p w14:paraId="182A8DFE" w14:textId="77777777" w:rsidR="00021476" w:rsidRDefault="00021476" w:rsidP="00903ACE">
      <w:pPr>
        <w:pStyle w:val="afffc"/>
      </w:pPr>
      <w:r>
        <w:rPr>
          <w:rStyle w:val="affff9"/>
        </w:rPr>
        <w:annotationRef/>
      </w:r>
      <w:r>
        <w:rPr>
          <w:rFonts w:hint="eastAsia"/>
        </w:rPr>
        <w:t>已調整一致</w:t>
      </w:r>
    </w:p>
  </w:comment>
  <w:comment w:id="383" w:author="傅駿勳" w:date="2022-12-14T16:29:00Z" w:initials="傅駿勳">
    <w:p w14:paraId="7639438B" w14:textId="04D00FEC" w:rsidR="006969E7" w:rsidRDefault="006969E7">
      <w:pPr>
        <w:pStyle w:val="afffc"/>
      </w:pPr>
      <w:r>
        <w:rPr>
          <w:rStyle w:val="affff9"/>
        </w:rPr>
        <w:annotationRef/>
      </w:r>
      <w:r>
        <w:rPr>
          <w:rFonts w:hint="eastAsia"/>
        </w:rPr>
        <w:t>文件交付要同步驗收文件</w:t>
      </w:r>
    </w:p>
    <w:p w14:paraId="5C349535" w14:textId="77777777" w:rsidR="006969E7" w:rsidRDefault="006969E7" w:rsidP="00BE63D9">
      <w:pPr>
        <w:pStyle w:val="afffc"/>
      </w:pPr>
      <w:r>
        <w:rPr>
          <w:rFonts w:hint="eastAsia"/>
        </w:rPr>
        <w:t>內容對不對</w:t>
      </w:r>
      <w:r>
        <w:rPr>
          <w:rFonts w:hint="eastAsia"/>
        </w:rPr>
        <w:t>?</w:t>
      </w:r>
    </w:p>
  </w:comment>
  <w:comment w:id="401" w:author="傅駿勳" w:date="2022-12-14T16:31:00Z" w:initials="傅駿勳">
    <w:p w14:paraId="15CC4E4C" w14:textId="77777777" w:rsidR="006969E7" w:rsidRDefault="006969E7" w:rsidP="00031884">
      <w:pPr>
        <w:pStyle w:val="afffc"/>
      </w:pPr>
      <w:r>
        <w:rPr>
          <w:rStyle w:val="affff9"/>
        </w:rPr>
        <w:annotationRef/>
      </w:r>
      <w:r>
        <w:rPr>
          <w:rFonts w:hint="eastAsia"/>
        </w:rPr>
        <w:t>這是甚麼</w:t>
      </w:r>
      <w:r>
        <w:rPr>
          <w:rFonts w:hint="eastAsia"/>
        </w:rPr>
        <w:t>?</w:t>
      </w:r>
    </w:p>
  </w:comment>
  <w:comment w:id="402" w:author="姜 廷儒" w:date="2022-12-17T22:20:00Z" w:initials="姜">
    <w:p w14:paraId="2AF08295" w14:textId="77777777" w:rsidR="00854B04" w:rsidRDefault="00854B04" w:rsidP="009238CA">
      <w:pPr>
        <w:pStyle w:val="afffc"/>
      </w:pPr>
      <w:r>
        <w:rPr>
          <w:rStyle w:val="affff9"/>
        </w:rPr>
        <w:annotationRef/>
      </w:r>
      <w:r>
        <w:rPr>
          <w:rFonts w:hint="eastAsia"/>
        </w:rPr>
        <w:t>已調整</w:t>
      </w:r>
    </w:p>
  </w:comment>
  <w:comment w:id="427" w:author="傅駿勳" w:date="2022-12-14T16:35:00Z" w:initials="傅駿勳">
    <w:p w14:paraId="06599C6B" w14:textId="4AA4BF14" w:rsidR="00B118F5" w:rsidRDefault="00B118F5" w:rsidP="00432325">
      <w:pPr>
        <w:pStyle w:val="afffc"/>
      </w:pPr>
      <w:r>
        <w:rPr>
          <w:rStyle w:val="affff9"/>
        </w:rPr>
        <w:annotationRef/>
      </w:r>
      <w:r>
        <w:rPr>
          <w:rFonts w:hint="eastAsia"/>
        </w:rPr>
        <w:t>名稱統一</w:t>
      </w:r>
    </w:p>
  </w:comment>
  <w:comment w:id="428" w:author="姜 廷儒" w:date="2022-12-17T22:21:00Z" w:initials="姜">
    <w:p w14:paraId="6D037B01" w14:textId="77777777" w:rsidR="005A3DCB" w:rsidRDefault="005A3DCB" w:rsidP="00F71A27">
      <w:pPr>
        <w:pStyle w:val="afffc"/>
      </w:pPr>
      <w:r>
        <w:rPr>
          <w:rStyle w:val="affff9"/>
        </w:rPr>
        <w:annotationRef/>
      </w:r>
      <w:r>
        <w:rPr>
          <w:rFonts w:hint="eastAsia"/>
        </w:rPr>
        <w:t>統一名稱為「</w:t>
      </w:r>
      <w:r>
        <w:rPr>
          <w:rFonts w:hint="eastAsia"/>
        </w:rPr>
        <w:t>SOC</w:t>
      </w:r>
      <w:r>
        <w:rPr>
          <w:rFonts w:hint="eastAsia"/>
        </w:rPr>
        <w:t>資安監控中心」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682818" w15:done="0"/>
  <w15:commentEx w15:paraId="4A451F0D" w15:paraIdParent="08682818" w15:done="0"/>
  <w15:commentEx w15:paraId="25077A49" w15:done="0"/>
  <w15:commentEx w15:paraId="636833F5" w15:paraIdParent="25077A49" w15:done="0"/>
  <w15:commentEx w15:paraId="52A5972A" w15:done="0"/>
  <w15:commentEx w15:paraId="7A1CD48E" w15:done="0"/>
  <w15:commentEx w15:paraId="182A8DFE" w15:paraIdParent="7A1CD48E" w15:done="0"/>
  <w15:commentEx w15:paraId="5C349535" w15:done="0"/>
  <w15:commentEx w15:paraId="15CC4E4C" w15:done="0"/>
  <w15:commentEx w15:paraId="2AF08295" w15:paraIdParent="15CC4E4C" w15:done="0"/>
  <w15:commentEx w15:paraId="06599C6B" w15:done="0"/>
  <w15:commentEx w15:paraId="6D037B01" w15:paraIdParent="06599C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474EC" w16cex:dateUtc="2022-12-14T08:14:00Z"/>
  <w16cex:commentExtensible w16cex:durableId="2748BEA7" w16cex:dateUtc="2022-12-17T14:18:00Z"/>
  <w16cex:commentExtensible w16cex:durableId="2744766E" w16cex:dateUtc="2022-12-14T08:21:00Z"/>
  <w16cex:commentExtensible w16cex:durableId="2748BEBC" w16cex:dateUtc="2022-12-17T14:18:00Z"/>
  <w16cex:commentExtensible w16cex:durableId="2744773E" w16cex:dateUtc="2022-12-14T08:24:00Z"/>
  <w16cex:commentExtensible w16cex:durableId="27447A1B" w16cex:dateUtc="2022-12-14T08:36:00Z"/>
  <w16cex:commentExtensible w16cex:durableId="2748BF09" w16cex:dateUtc="2022-12-17T14:19:00Z"/>
  <w16cex:commentExtensible w16cex:durableId="27447866" w16cex:dateUtc="2022-12-14T08:29:00Z"/>
  <w16cex:commentExtensible w16cex:durableId="274478FE" w16cex:dateUtc="2022-12-14T08:31:00Z"/>
  <w16cex:commentExtensible w16cex:durableId="2748BF46" w16cex:dateUtc="2022-12-17T14:20:00Z"/>
  <w16cex:commentExtensible w16cex:durableId="274479E8" w16cex:dateUtc="2022-12-14T08:35:00Z"/>
  <w16cex:commentExtensible w16cex:durableId="2748BF66" w16cex:dateUtc="2022-12-17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682818" w16cid:durableId="274474EC"/>
  <w16cid:commentId w16cid:paraId="4A451F0D" w16cid:durableId="2748BEA7"/>
  <w16cid:commentId w16cid:paraId="25077A49" w16cid:durableId="2744766E"/>
  <w16cid:commentId w16cid:paraId="636833F5" w16cid:durableId="2748BEBC"/>
  <w16cid:commentId w16cid:paraId="52A5972A" w16cid:durableId="2744773E"/>
  <w16cid:commentId w16cid:paraId="7A1CD48E" w16cid:durableId="27447A1B"/>
  <w16cid:commentId w16cid:paraId="182A8DFE" w16cid:durableId="2748BF09"/>
  <w16cid:commentId w16cid:paraId="5C349535" w16cid:durableId="27447866"/>
  <w16cid:commentId w16cid:paraId="15CC4E4C" w16cid:durableId="274478FE"/>
  <w16cid:commentId w16cid:paraId="2AF08295" w16cid:durableId="2748BF46"/>
  <w16cid:commentId w16cid:paraId="06599C6B" w16cid:durableId="274479E8"/>
  <w16cid:commentId w16cid:paraId="6D037B01" w16cid:durableId="2748BF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F90AF" w14:textId="77777777" w:rsidR="00795B10" w:rsidRDefault="00795B10" w:rsidP="003836FC">
      <w:r>
        <w:separator/>
      </w:r>
    </w:p>
  </w:endnote>
  <w:endnote w:type="continuationSeparator" w:id="0">
    <w:p w14:paraId="2E450250" w14:textId="77777777" w:rsidR="00795B10" w:rsidRDefault="00795B10" w:rsidP="003836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Futura Hv">
    <w:charset w:val="00"/>
    <w:family w:val="swiss"/>
    <w:pitch w:val="variable"/>
    <w:sig w:usb0="00000287" w:usb1="00000000" w:usb2="00000000" w:usb3="00000000" w:csb0="0000009F"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620FF" w14:textId="77777777" w:rsidR="00AC30F7" w:rsidRDefault="00AC30F7">
    <w:pPr>
      <w:pStyle w:val="aff2"/>
      <w:spacing w:before="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316B3" w14:textId="386E9DB4" w:rsidR="00AC30F7" w:rsidRPr="00482035" w:rsidRDefault="00AC30F7" w:rsidP="00FD5C4D">
    <w:pPr>
      <w:pStyle w:val="aff2"/>
      <w:spacing w:before="60"/>
      <w:rPr>
        <w:lang w:eastAsia="zh-TW"/>
      </w:rPr>
    </w:pPr>
    <w:r w:rsidRPr="00482035">
      <w:fldChar w:fldCharType="begin"/>
    </w:r>
    <w:r w:rsidRPr="00482035">
      <w:instrText xml:space="preserve"> PAGE </w:instrText>
    </w:r>
    <w:r w:rsidRPr="00482035">
      <w:fldChar w:fldCharType="separate"/>
    </w:r>
    <w:r w:rsidR="006B5CDC">
      <w:rPr>
        <w:noProof/>
      </w:rPr>
      <w:t>v</w:t>
    </w:r>
    <w:r w:rsidRPr="00482035">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6EB46" w14:textId="77777777" w:rsidR="00AC30F7" w:rsidRDefault="00AC30F7">
    <w:pPr>
      <w:pStyle w:val="aff2"/>
      <w:spacing w:before="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E4409" w14:textId="7038BA93" w:rsidR="00AC30F7" w:rsidRPr="00482035" w:rsidRDefault="00AC30F7" w:rsidP="00FD5C4D">
    <w:pPr>
      <w:pStyle w:val="aff2"/>
      <w:spacing w:before="60"/>
      <w:ind w:firstLineChars="1750" w:firstLine="4200"/>
      <w:jc w:val="left"/>
      <w:rPr>
        <w:lang w:eastAsia="zh-TW"/>
      </w:rPr>
    </w:pPr>
    <w:r w:rsidRPr="00482035">
      <w:fldChar w:fldCharType="begin"/>
    </w:r>
    <w:r w:rsidRPr="00482035">
      <w:instrText xml:space="preserve"> PAGE </w:instrText>
    </w:r>
    <w:r w:rsidRPr="00482035">
      <w:fldChar w:fldCharType="separate"/>
    </w:r>
    <w:r w:rsidR="006B5CDC">
      <w:rPr>
        <w:noProof/>
      </w:rPr>
      <w:t>23</w:t>
    </w:r>
    <w:r w:rsidRPr="0048203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A1C2E" w14:textId="77777777" w:rsidR="00795B10" w:rsidRDefault="00795B10" w:rsidP="003836FC">
      <w:r>
        <w:separator/>
      </w:r>
    </w:p>
  </w:footnote>
  <w:footnote w:type="continuationSeparator" w:id="0">
    <w:p w14:paraId="47A6E560" w14:textId="77777777" w:rsidR="00795B10" w:rsidRDefault="00795B10" w:rsidP="003836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E0964"/>
    <w:multiLevelType w:val="hybridMultilevel"/>
    <w:tmpl w:val="D80267F4"/>
    <w:lvl w:ilvl="0" w:tplc="7002804C">
      <w:start w:val="1"/>
      <w:numFmt w:val="bullet"/>
      <w:pStyle w:val="a1"/>
      <w:lvlText w:val=""/>
      <w:lvlJc w:val="left"/>
      <w:pPr>
        <w:ind w:left="1755" w:hanging="480"/>
      </w:pPr>
      <w:rPr>
        <w:rFonts w:ascii="Wingdings" w:hAnsi="Wingdings" w:hint="default"/>
      </w:rPr>
    </w:lvl>
    <w:lvl w:ilvl="1" w:tplc="04090003" w:tentative="1">
      <w:start w:val="1"/>
      <w:numFmt w:val="bullet"/>
      <w:lvlText w:val=""/>
      <w:lvlJc w:val="left"/>
      <w:pPr>
        <w:ind w:left="2235" w:hanging="480"/>
      </w:pPr>
      <w:rPr>
        <w:rFonts w:ascii="Wingdings" w:hAnsi="Wingdings" w:hint="default"/>
      </w:rPr>
    </w:lvl>
    <w:lvl w:ilvl="2" w:tplc="04090005" w:tentative="1">
      <w:start w:val="1"/>
      <w:numFmt w:val="bullet"/>
      <w:lvlText w:val=""/>
      <w:lvlJc w:val="left"/>
      <w:pPr>
        <w:ind w:left="2715" w:hanging="480"/>
      </w:pPr>
      <w:rPr>
        <w:rFonts w:ascii="Wingdings" w:hAnsi="Wingdings" w:hint="default"/>
      </w:rPr>
    </w:lvl>
    <w:lvl w:ilvl="3" w:tplc="04090001" w:tentative="1">
      <w:start w:val="1"/>
      <w:numFmt w:val="bullet"/>
      <w:lvlText w:val=""/>
      <w:lvlJc w:val="left"/>
      <w:pPr>
        <w:ind w:left="3195" w:hanging="480"/>
      </w:pPr>
      <w:rPr>
        <w:rFonts w:ascii="Wingdings" w:hAnsi="Wingdings" w:hint="default"/>
      </w:rPr>
    </w:lvl>
    <w:lvl w:ilvl="4" w:tplc="04090003" w:tentative="1">
      <w:start w:val="1"/>
      <w:numFmt w:val="bullet"/>
      <w:lvlText w:val=""/>
      <w:lvlJc w:val="left"/>
      <w:pPr>
        <w:ind w:left="3675" w:hanging="480"/>
      </w:pPr>
      <w:rPr>
        <w:rFonts w:ascii="Wingdings" w:hAnsi="Wingdings" w:hint="default"/>
      </w:rPr>
    </w:lvl>
    <w:lvl w:ilvl="5" w:tplc="04090005" w:tentative="1">
      <w:start w:val="1"/>
      <w:numFmt w:val="bullet"/>
      <w:lvlText w:val=""/>
      <w:lvlJc w:val="left"/>
      <w:pPr>
        <w:ind w:left="4155" w:hanging="480"/>
      </w:pPr>
      <w:rPr>
        <w:rFonts w:ascii="Wingdings" w:hAnsi="Wingdings" w:hint="default"/>
      </w:rPr>
    </w:lvl>
    <w:lvl w:ilvl="6" w:tplc="04090001" w:tentative="1">
      <w:start w:val="1"/>
      <w:numFmt w:val="bullet"/>
      <w:lvlText w:val=""/>
      <w:lvlJc w:val="left"/>
      <w:pPr>
        <w:ind w:left="4635" w:hanging="480"/>
      </w:pPr>
      <w:rPr>
        <w:rFonts w:ascii="Wingdings" w:hAnsi="Wingdings" w:hint="default"/>
      </w:rPr>
    </w:lvl>
    <w:lvl w:ilvl="7" w:tplc="04090003" w:tentative="1">
      <w:start w:val="1"/>
      <w:numFmt w:val="bullet"/>
      <w:lvlText w:val=""/>
      <w:lvlJc w:val="left"/>
      <w:pPr>
        <w:ind w:left="5115" w:hanging="480"/>
      </w:pPr>
      <w:rPr>
        <w:rFonts w:ascii="Wingdings" w:hAnsi="Wingdings" w:hint="default"/>
      </w:rPr>
    </w:lvl>
    <w:lvl w:ilvl="8" w:tplc="04090005" w:tentative="1">
      <w:start w:val="1"/>
      <w:numFmt w:val="bullet"/>
      <w:lvlText w:val=""/>
      <w:lvlJc w:val="left"/>
      <w:pPr>
        <w:ind w:left="5595" w:hanging="480"/>
      </w:pPr>
      <w:rPr>
        <w:rFonts w:ascii="Wingdings" w:hAnsi="Wingdings" w:hint="default"/>
      </w:rPr>
    </w:lvl>
  </w:abstractNum>
  <w:abstractNum w:abstractNumId="1" w15:restartNumberingAfterBreak="0">
    <w:nsid w:val="093D2A4F"/>
    <w:multiLevelType w:val="multilevel"/>
    <w:tmpl w:val="93DCCA02"/>
    <w:styleLink w:val="a"/>
    <w:lvl w:ilvl="0">
      <w:start w:val="1"/>
      <w:numFmt w:val="ideographLegalTraditional"/>
      <w:lvlText w:val="第%1章"/>
      <w:lvlJc w:val="left"/>
      <w:pPr>
        <w:ind w:left="992" w:hanging="992"/>
      </w:pPr>
      <w:rPr>
        <w:rFonts w:eastAsia="標楷體" w:hint="eastAsia"/>
        <w:b/>
        <w:sz w:val="28"/>
      </w:rPr>
    </w:lvl>
    <w:lvl w:ilvl="1">
      <w:start w:val="1"/>
      <w:numFmt w:val="taiwaneseCountingThousand"/>
      <w:lvlText w:val="%2、"/>
      <w:lvlJc w:val="left"/>
      <w:pPr>
        <w:ind w:left="992" w:hanging="708"/>
      </w:pPr>
      <w:rPr>
        <w:rFonts w:ascii="Times New Roman" w:eastAsia="標楷體" w:hAnsi="Times New Roman" w:hint="default"/>
        <w:b w:val="0"/>
        <w:i w:val="0"/>
        <w:sz w:val="28"/>
      </w:rPr>
    </w:lvl>
    <w:lvl w:ilvl="2">
      <w:start w:val="1"/>
      <w:numFmt w:val="taiwaneseCountingThousand"/>
      <w:lvlText w:val="(%3)"/>
      <w:lvlJc w:val="left"/>
      <w:pPr>
        <w:ind w:left="1191" w:hanging="624"/>
      </w:pPr>
      <w:rPr>
        <w:rFonts w:ascii="Times New Roman" w:eastAsia="標楷體" w:hAnsi="Times New Roman" w:hint="default"/>
        <w:b w:val="0"/>
        <w:i w:val="0"/>
        <w:sz w:val="28"/>
      </w:rPr>
    </w:lvl>
    <w:lvl w:ilvl="3">
      <w:start w:val="1"/>
      <w:numFmt w:val="decimal"/>
      <w:lvlText w:val="%4."/>
      <w:lvlJc w:val="left"/>
      <w:pPr>
        <w:ind w:left="1276" w:hanging="142"/>
      </w:pPr>
      <w:rPr>
        <w:rFonts w:ascii="Times New Roman" w:eastAsia="標楷體" w:hAnsi="Times New Roman" w:hint="default"/>
        <w:b w:val="0"/>
        <w:i w:val="0"/>
        <w:sz w:val="28"/>
      </w:rPr>
    </w:lvl>
    <w:lvl w:ilvl="4">
      <w:start w:val="1"/>
      <w:numFmt w:val="decimal"/>
      <w:lvlText w:val="(%5)"/>
      <w:lvlJc w:val="left"/>
      <w:pPr>
        <w:ind w:left="1701" w:hanging="227"/>
      </w:pPr>
      <w:rPr>
        <w:rFonts w:ascii="Times New Roman" w:eastAsia="標楷體" w:hAnsi="Times New Roman" w:hint="default"/>
        <w:b w:val="0"/>
        <w:i w:val="0"/>
        <w:sz w:val="28"/>
      </w:rPr>
    </w:lvl>
    <w:lvl w:ilvl="5">
      <w:start w:val="1"/>
      <w:numFmt w:val="upperLetter"/>
      <w:lvlText w:val="%6."/>
      <w:lvlJc w:val="left"/>
      <w:pPr>
        <w:ind w:left="1389" w:firstLine="596"/>
      </w:pPr>
      <w:rPr>
        <w:rFonts w:ascii="Times New Roman" w:eastAsia="標楷體" w:hAnsi="Times New Roman" w:hint="default"/>
        <w:b w:val="0"/>
        <w:i w:val="0"/>
        <w:sz w:val="28"/>
      </w:rPr>
    </w:lvl>
    <w:lvl w:ilvl="6">
      <w:start w:val="1"/>
      <w:numFmt w:val="upperLetter"/>
      <w:lvlText w:val="(%7)"/>
      <w:lvlJc w:val="left"/>
      <w:pPr>
        <w:ind w:left="2495" w:hanging="85"/>
      </w:pPr>
      <w:rPr>
        <w:rFonts w:ascii="Times New Roman" w:eastAsia="標楷體" w:hAnsi="Times New Roman" w:hint="default"/>
        <w:b w:val="0"/>
        <w:i w:val="0"/>
        <w:sz w:val="28"/>
      </w:rPr>
    </w:lvl>
    <w:lvl w:ilvl="7">
      <w:start w:val="1"/>
      <w:numFmt w:val="lowerLetter"/>
      <w:lvlText w:val="%8."/>
      <w:lvlJc w:val="left"/>
      <w:pPr>
        <w:ind w:left="2892" w:firstLine="28"/>
      </w:pPr>
      <w:rPr>
        <w:rFonts w:ascii="Times New Roman" w:eastAsia="標楷體" w:hAnsi="Times New Roman" w:hint="default"/>
        <w:b w:val="0"/>
        <w:i w:val="0"/>
        <w:sz w:val="28"/>
      </w:rPr>
    </w:lvl>
    <w:lvl w:ilvl="8">
      <w:start w:val="1"/>
      <w:numFmt w:val="lowerLetter"/>
      <w:lvlText w:val="(%9)"/>
      <w:lvlJc w:val="left"/>
      <w:pPr>
        <w:ind w:left="3289" w:firstLine="113"/>
      </w:pPr>
      <w:rPr>
        <w:rFonts w:ascii="Times New Roman" w:eastAsia="標楷體" w:hAnsi="Times New Roman" w:hint="default"/>
        <w:b w:val="0"/>
        <w:i w:val="0"/>
        <w:sz w:val="28"/>
      </w:rPr>
    </w:lvl>
  </w:abstractNum>
  <w:abstractNum w:abstractNumId="2" w15:restartNumberingAfterBreak="0">
    <w:nsid w:val="0C787CE5"/>
    <w:multiLevelType w:val="hybridMultilevel"/>
    <w:tmpl w:val="F82E95FE"/>
    <w:lvl w:ilvl="0" w:tplc="D3E21DEE">
      <w:start w:val="1"/>
      <w:numFmt w:val="bullet"/>
      <w:pStyle w:val="a2"/>
      <w:lvlText w:val=""/>
      <w:lvlJc w:val="left"/>
      <w:pPr>
        <w:ind w:left="1955" w:hanging="480"/>
      </w:pPr>
      <w:rPr>
        <w:rFonts w:ascii="Wingdings" w:hAnsi="Wingdings" w:hint="default"/>
      </w:rPr>
    </w:lvl>
    <w:lvl w:ilvl="1" w:tplc="04090003" w:tentative="1">
      <w:start w:val="1"/>
      <w:numFmt w:val="bullet"/>
      <w:lvlText w:val=""/>
      <w:lvlJc w:val="left"/>
      <w:pPr>
        <w:ind w:left="2435" w:hanging="480"/>
      </w:pPr>
      <w:rPr>
        <w:rFonts w:ascii="Wingdings" w:hAnsi="Wingdings" w:hint="default"/>
      </w:rPr>
    </w:lvl>
    <w:lvl w:ilvl="2" w:tplc="04090005" w:tentative="1">
      <w:start w:val="1"/>
      <w:numFmt w:val="bullet"/>
      <w:lvlText w:val=""/>
      <w:lvlJc w:val="left"/>
      <w:pPr>
        <w:ind w:left="2915" w:hanging="480"/>
      </w:pPr>
      <w:rPr>
        <w:rFonts w:ascii="Wingdings" w:hAnsi="Wingdings" w:hint="default"/>
      </w:rPr>
    </w:lvl>
    <w:lvl w:ilvl="3" w:tplc="04090001" w:tentative="1">
      <w:start w:val="1"/>
      <w:numFmt w:val="bullet"/>
      <w:lvlText w:val=""/>
      <w:lvlJc w:val="left"/>
      <w:pPr>
        <w:ind w:left="3395" w:hanging="480"/>
      </w:pPr>
      <w:rPr>
        <w:rFonts w:ascii="Wingdings" w:hAnsi="Wingdings" w:hint="default"/>
      </w:rPr>
    </w:lvl>
    <w:lvl w:ilvl="4" w:tplc="04090003" w:tentative="1">
      <w:start w:val="1"/>
      <w:numFmt w:val="bullet"/>
      <w:lvlText w:val=""/>
      <w:lvlJc w:val="left"/>
      <w:pPr>
        <w:ind w:left="3875" w:hanging="480"/>
      </w:pPr>
      <w:rPr>
        <w:rFonts w:ascii="Wingdings" w:hAnsi="Wingdings" w:hint="default"/>
      </w:rPr>
    </w:lvl>
    <w:lvl w:ilvl="5" w:tplc="04090005" w:tentative="1">
      <w:start w:val="1"/>
      <w:numFmt w:val="bullet"/>
      <w:lvlText w:val=""/>
      <w:lvlJc w:val="left"/>
      <w:pPr>
        <w:ind w:left="4355" w:hanging="480"/>
      </w:pPr>
      <w:rPr>
        <w:rFonts w:ascii="Wingdings" w:hAnsi="Wingdings" w:hint="default"/>
      </w:rPr>
    </w:lvl>
    <w:lvl w:ilvl="6" w:tplc="04090001" w:tentative="1">
      <w:start w:val="1"/>
      <w:numFmt w:val="bullet"/>
      <w:lvlText w:val=""/>
      <w:lvlJc w:val="left"/>
      <w:pPr>
        <w:ind w:left="4835" w:hanging="480"/>
      </w:pPr>
      <w:rPr>
        <w:rFonts w:ascii="Wingdings" w:hAnsi="Wingdings" w:hint="default"/>
      </w:rPr>
    </w:lvl>
    <w:lvl w:ilvl="7" w:tplc="04090003" w:tentative="1">
      <w:start w:val="1"/>
      <w:numFmt w:val="bullet"/>
      <w:lvlText w:val=""/>
      <w:lvlJc w:val="left"/>
      <w:pPr>
        <w:ind w:left="5315" w:hanging="480"/>
      </w:pPr>
      <w:rPr>
        <w:rFonts w:ascii="Wingdings" w:hAnsi="Wingdings" w:hint="default"/>
      </w:rPr>
    </w:lvl>
    <w:lvl w:ilvl="8" w:tplc="04090005" w:tentative="1">
      <w:start w:val="1"/>
      <w:numFmt w:val="bullet"/>
      <w:lvlText w:val=""/>
      <w:lvlJc w:val="left"/>
      <w:pPr>
        <w:ind w:left="5795" w:hanging="480"/>
      </w:pPr>
      <w:rPr>
        <w:rFonts w:ascii="Wingdings" w:hAnsi="Wingdings" w:hint="default"/>
      </w:rPr>
    </w:lvl>
  </w:abstractNum>
  <w:abstractNum w:abstractNumId="3" w15:restartNumberingAfterBreak="0">
    <w:nsid w:val="0D7B6968"/>
    <w:multiLevelType w:val="hybridMultilevel"/>
    <w:tmpl w:val="252EB422"/>
    <w:lvl w:ilvl="0" w:tplc="853268F6">
      <w:start w:val="1"/>
      <w:numFmt w:val="lowerLetter"/>
      <w:pStyle w:val="7"/>
      <w:lvlText w:val="%1."/>
      <w:lvlJc w:val="left"/>
      <w:pPr>
        <w:ind w:left="3139" w:hanging="480"/>
      </w:pPr>
      <w:rPr>
        <w:rFonts w:hint="eastAsia"/>
      </w:rPr>
    </w:lvl>
    <w:lvl w:ilvl="1" w:tplc="04090019" w:tentative="1">
      <w:start w:val="1"/>
      <w:numFmt w:val="ideographTraditional"/>
      <w:lvlText w:val="%2、"/>
      <w:lvlJc w:val="left"/>
      <w:pPr>
        <w:ind w:left="3619" w:hanging="480"/>
      </w:pPr>
    </w:lvl>
    <w:lvl w:ilvl="2" w:tplc="0409001B" w:tentative="1">
      <w:start w:val="1"/>
      <w:numFmt w:val="lowerRoman"/>
      <w:lvlText w:val="%3."/>
      <w:lvlJc w:val="right"/>
      <w:pPr>
        <w:ind w:left="4099" w:hanging="480"/>
      </w:pPr>
    </w:lvl>
    <w:lvl w:ilvl="3" w:tplc="0409000F" w:tentative="1">
      <w:start w:val="1"/>
      <w:numFmt w:val="decimal"/>
      <w:lvlText w:val="%4."/>
      <w:lvlJc w:val="left"/>
      <w:pPr>
        <w:ind w:left="4579" w:hanging="480"/>
      </w:pPr>
    </w:lvl>
    <w:lvl w:ilvl="4" w:tplc="04090019" w:tentative="1">
      <w:start w:val="1"/>
      <w:numFmt w:val="ideographTraditional"/>
      <w:lvlText w:val="%5、"/>
      <w:lvlJc w:val="left"/>
      <w:pPr>
        <w:ind w:left="5059" w:hanging="480"/>
      </w:pPr>
    </w:lvl>
    <w:lvl w:ilvl="5" w:tplc="0409001B" w:tentative="1">
      <w:start w:val="1"/>
      <w:numFmt w:val="lowerRoman"/>
      <w:lvlText w:val="%6."/>
      <w:lvlJc w:val="right"/>
      <w:pPr>
        <w:ind w:left="5539" w:hanging="480"/>
      </w:pPr>
    </w:lvl>
    <w:lvl w:ilvl="6" w:tplc="0409000F" w:tentative="1">
      <w:start w:val="1"/>
      <w:numFmt w:val="decimal"/>
      <w:lvlText w:val="%7."/>
      <w:lvlJc w:val="left"/>
      <w:pPr>
        <w:ind w:left="6019" w:hanging="480"/>
      </w:pPr>
    </w:lvl>
    <w:lvl w:ilvl="7" w:tplc="04090019" w:tentative="1">
      <w:start w:val="1"/>
      <w:numFmt w:val="ideographTraditional"/>
      <w:lvlText w:val="%8、"/>
      <w:lvlJc w:val="left"/>
      <w:pPr>
        <w:ind w:left="6499" w:hanging="480"/>
      </w:pPr>
    </w:lvl>
    <w:lvl w:ilvl="8" w:tplc="0409001B" w:tentative="1">
      <w:start w:val="1"/>
      <w:numFmt w:val="lowerRoman"/>
      <w:lvlText w:val="%9."/>
      <w:lvlJc w:val="right"/>
      <w:pPr>
        <w:ind w:left="6979" w:hanging="480"/>
      </w:pPr>
    </w:lvl>
  </w:abstractNum>
  <w:abstractNum w:abstractNumId="4" w15:restartNumberingAfterBreak="0">
    <w:nsid w:val="0E8C3122"/>
    <w:multiLevelType w:val="hybridMultilevel"/>
    <w:tmpl w:val="A808CDC4"/>
    <w:lvl w:ilvl="0" w:tplc="83CE1D42">
      <w:start w:val="1"/>
      <w:numFmt w:val="bullet"/>
      <w:pStyle w:val="11"/>
      <w:lvlText w:val=""/>
      <w:lvlJc w:val="left"/>
      <w:pPr>
        <w:ind w:left="1280" w:hanging="480"/>
      </w:pPr>
      <w:rPr>
        <w:rFonts w:ascii="Wingdings" w:hAnsi="Wingdings" w:hint="default"/>
      </w:rPr>
    </w:lvl>
    <w:lvl w:ilvl="1" w:tplc="04090003" w:tentative="1">
      <w:start w:val="1"/>
      <w:numFmt w:val="bullet"/>
      <w:lvlText w:val=""/>
      <w:lvlJc w:val="left"/>
      <w:pPr>
        <w:ind w:left="1760" w:hanging="480"/>
      </w:pPr>
      <w:rPr>
        <w:rFonts w:ascii="Wingdings" w:hAnsi="Wingdings" w:hint="default"/>
      </w:rPr>
    </w:lvl>
    <w:lvl w:ilvl="2" w:tplc="04090005" w:tentative="1">
      <w:start w:val="1"/>
      <w:numFmt w:val="bullet"/>
      <w:lvlText w:val=""/>
      <w:lvlJc w:val="left"/>
      <w:pPr>
        <w:ind w:left="2240" w:hanging="480"/>
      </w:pPr>
      <w:rPr>
        <w:rFonts w:ascii="Wingdings" w:hAnsi="Wingdings" w:hint="default"/>
      </w:rPr>
    </w:lvl>
    <w:lvl w:ilvl="3" w:tplc="04090001" w:tentative="1">
      <w:start w:val="1"/>
      <w:numFmt w:val="bullet"/>
      <w:lvlText w:val=""/>
      <w:lvlJc w:val="left"/>
      <w:pPr>
        <w:ind w:left="2720" w:hanging="480"/>
      </w:pPr>
      <w:rPr>
        <w:rFonts w:ascii="Wingdings" w:hAnsi="Wingdings" w:hint="default"/>
      </w:rPr>
    </w:lvl>
    <w:lvl w:ilvl="4" w:tplc="04090003" w:tentative="1">
      <w:start w:val="1"/>
      <w:numFmt w:val="bullet"/>
      <w:lvlText w:val=""/>
      <w:lvlJc w:val="left"/>
      <w:pPr>
        <w:ind w:left="3200" w:hanging="480"/>
      </w:pPr>
      <w:rPr>
        <w:rFonts w:ascii="Wingdings" w:hAnsi="Wingdings" w:hint="default"/>
      </w:rPr>
    </w:lvl>
    <w:lvl w:ilvl="5" w:tplc="04090005" w:tentative="1">
      <w:start w:val="1"/>
      <w:numFmt w:val="bullet"/>
      <w:lvlText w:val=""/>
      <w:lvlJc w:val="left"/>
      <w:pPr>
        <w:ind w:left="3680" w:hanging="480"/>
      </w:pPr>
      <w:rPr>
        <w:rFonts w:ascii="Wingdings" w:hAnsi="Wingdings" w:hint="default"/>
      </w:rPr>
    </w:lvl>
    <w:lvl w:ilvl="6" w:tplc="04090001" w:tentative="1">
      <w:start w:val="1"/>
      <w:numFmt w:val="bullet"/>
      <w:lvlText w:val=""/>
      <w:lvlJc w:val="left"/>
      <w:pPr>
        <w:ind w:left="4160" w:hanging="480"/>
      </w:pPr>
      <w:rPr>
        <w:rFonts w:ascii="Wingdings" w:hAnsi="Wingdings" w:hint="default"/>
      </w:rPr>
    </w:lvl>
    <w:lvl w:ilvl="7" w:tplc="04090003" w:tentative="1">
      <w:start w:val="1"/>
      <w:numFmt w:val="bullet"/>
      <w:lvlText w:val=""/>
      <w:lvlJc w:val="left"/>
      <w:pPr>
        <w:ind w:left="4640" w:hanging="480"/>
      </w:pPr>
      <w:rPr>
        <w:rFonts w:ascii="Wingdings" w:hAnsi="Wingdings" w:hint="default"/>
      </w:rPr>
    </w:lvl>
    <w:lvl w:ilvl="8" w:tplc="04090005" w:tentative="1">
      <w:start w:val="1"/>
      <w:numFmt w:val="bullet"/>
      <w:lvlText w:val=""/>
      <w:lvlJc w:val="left"/>
      <w:pPr>
        <w:ind w:left="5120" w:hanging="480"/>
      </w:pPr>
      <w:rPr>
        <w:rFonts w:ascii="Wingdings" w:hAnsi="Wingdings" w:hint="default"/>
      </w:rPr>
    </w:lvl>
  </w:abstractNum>
  <w:abstractNum w:abstractNumId="5" w15:restartNumberingAfterBreak="0">
    <w:nsid w:val="127D70AE"/>
    <w:multiLevelType w:val="hybridMultilevel"/>
    <w:tmpl w:val="1E2A80F6"/>
    <w:styleLink w:val="1ai"/>
    <w:lvl w:ilvl="0" w:tplc="FBD0F7FC">
      <w:start w:val="1"/>
      <w:numFmt w:val="upperLetter"/>
      <w:pStyle w:val="6"/>
      <w:lvlText w:val="(%1)"/>
      <w:lvlJc w:val="left"/>
      <w:pPr>
        <w:ind w:left="2782" w:hanging="480"/>
      </w:pPr>
      <w:rPr>
        <w:rFonts w:hint="eastAsia"/>
      </w:rPr>
    </w:lvl>
    <w:lvl w:ilvl="1" w:tplc="04090019" w:tentative="1">
      <w:start w:val="1"/>
      <w:numFmt w:val="ideographTraditional"/>
      <w:lvlText w:val="%2、"/>
      <w:lvlJc w:val="left"/>
      <w:pPr>
        <w:ind w:left="3262" w:hanging="480"/>
      </w:pPr>
    </w:lvl>
    <w:lvl w:ilvl="2" w:tplc="0409001B" w:tentative="1">
      <w:start w:val="1"/>
      <w:numFmt w:val="lowerRoman"/>
      <w:lvlText w:val="%3."/>
      <w:lvlJc w:val="right"/>
      <w:pPr>
        <w:ind w:left="3742" w:hanging="480"/>
      </w:pPr>
    </w:lvl>
    <w:lvl w:ilvl="3" w:tplc="0409000F" w:tentative="1">
      <w:start w:val="1"/>
      <w:numFmt w:val="decimal"/>
      <w:lvlText w:val="%4."/>
      <w:lvlJc w:val="left"/>
      <w:pPr>
        <w:ind w:left="4222" w:hanging="480"/>
      </w:pPr>
    </w:lvl>
    <w:lvl w:ilvl="4" w:tplc="04090019" w:tentative="1">
      <w:start w:val="1"/>
      <w:numFmt w:val="ideographTraditional"/>
      <w:lvlText w:val="%5、"/>
      <w:lvlJc w:val="left"/>
      <w:pPr>
        <w:ind w:left="4702" w:hanging="480"/>
      </w:pPr>
    </w:lvl>
    <w:lvl w:ilvl="5" w:tplc="0409001B" w:tentative="1">
      <w:start w:val="1"/>
      <w:numFmt w:val="lowerRoman"/>
      <w:lvlText w:val="%6."/>
      <w:lvlJc w:val="right"/>
      <w:pPr>
        <w:ind w:left="5182" w:hanging="480"/>
      </w:pPr>
    </w:lvl>
    <w:lvl w:ilvl="6" w:tplc="0409000F" w:tentative="1">
      <w:start w:val="1"/>
      <w:numFmt w:val="decimal"/>
      <w:lvlText w:val="%7."/>
      <w:lvlJc w:val="left"/>
      <w:pPr>
        <w:ind w:left="5662" w:hanging="480"/>
      </w:pPr>
    </w:lvl>
    <w:lvl w:ilvl="7" w:tplc="04090019" w:tentative="1">
      <w:start w:val="1"/>
      <w:numFmt w:val="ideographTraditional"/>
      <w:lvlText w:val="%8、"/>
      <w:lvlJc w:val="left"/>
      <w:pPr>
        <w:ind w:left="6142" w:hanging="480"/>
      </w:pPr>
    </w:lvl>
    <w:lvl w:ilvl="8" w:tplc="0409001B" w:tentative="1">
      <w:start w:val="1"/>
      <w:numFmt w:val="lowerRoman"/>
      <w:lvlText w:val="%9."/>
      <w:lvlJc w:val="right"/>
      <w:pPr>
        <w:ind w:left="6622" w:hanging="480"/>
      </w:pPr>
    </w:lvl>
  </w:abstractNum>
  <w:abstractNum w:abstractNumId="6" w15:restartNumberingAfterBreak="0">
    <w:nsid w:val="13CE702C"/>
    <w:multiLevelType w:val="hybridMultilevel"/>
    <w:tmpl w:val="34A86828"/>
    <w:styleLink w:val="1ai1"/>
    <w:lvl w:ilvl="0" w:tplc="D5C6A77E">
      <w:start w:val="1"/>
      <w:numFmt w:val="decimal"/>
      <w:pStyle w:val="3-1"/>
      <w:lvlText w:val="圖3-%1"/>
      <w:lvlJc w:val="center"/>
      <w:pPr>
        <w:tabs>
          <w:tab w:val="num" w:pos="567"/>
        </w:tabs>
        <w:ind w:left="0" w:firstLine="288"/>
      </w:pPr>
      <w:rPr>
        <w:rFonts w:ascii="標楷體" w:eastAsia="標楷體" w:hint="eastAsia"/>
        <w:b/>
        <w:i w:val="0"/>
        <w:color w:val="auto"/>
        <w:sz w:val="28"/>
        <w:szCs w:val="28"/>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7" w15:restartNumberingAfterBreak="0">
    <w:nsid w:val="14552A4A"/>
    <w:multiLevelType w:val="hybridMultilevel"/>
    <w:tmpl w:val="6E181DD6"/>
    <w:lvl w:ilvl="0" w:tplc="7736EB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967380E"/>
    <w:multiLevelType w:val="hybridMultilevel"/>
    <w:tmpl w:val="4DDA134C"/>
    <w:lvl w:ilvl="0" w:tplc="5E40169E">
      <w:start w:val="1"/>
      <w:numFmt w:val="bullet"/>
      <w:pStyle w:val="2"/>
      <w:lvlText w:val=""/>
      <w:lvlJc w:val="left"/>
      <w:pPr>
        <w:ind w:left="630" w:hanging="480"/>
      </w:pPr>
      <w:rPr>
        <w:rFonts w:ascii="Wingdings" w:hAnsi="Wingdings" w:hint="default"/>
      </w:rPr>
    </w:lvl>
    <w:lvl w:ilvl="1" w:tplc="04090003" w:tentative="1">
      <w:start w:val="1"/>
      <w:numFmt w:val="bullet"/>
      <w:lvlText w:val=""/>
      <w:lvlJc w:val="left"/>
      <w:pPr>
        <w:ind w:left="1110" w:hanging="480"/>
      </w:pPr>
      <w:rPr>
        <w:rFonts w:ascii="Wingdings" w:hAnsi="Wingdings" w:hint="default"/>
      </w:rPr>
    </w:lvl>
    <w:lvl w:ilvl="2" w:tplc="04090005" w:tentative="1">
      <w:start w:val="1"/>
      <w:numFmt w:val="bullet"/>
      <w:lvlText w:val=""/>
      <w:lvlJc w:val="left"/>
      <w:pPr>
        <w:ind w:left="1590" w:hanging="480"/>
      </w:pPr>
      <w:rPr>
        <w:rFonts w:ascii="Wingdings" w:hAnsi="Wingdings" w:hint="default"/>
      </w:rPr>
    </w:lvl>
    <w:lvl w:ilvl="3" w:tplc="04090001" w:tentative="1">
      <w:start w:val="1"/>
      <w:numFmt w:val="bullet"/>
      <w:lvlText w:val=""/>
      <w:lvlJc w:val="left"/>
      <w:pPr>
        <w:ind w:left="2070" w:hanging="480"/>
      </w:pPr>
      <w:rPr>
        <w:rFonts w:ascii="Wingdings" w:hAnsi="Wingdings" w:hint="default"/>
      </w:rPr>
    </w:lvl>
    <w:lvl w:ilvl="4" w:tplc="04090003" w:tentative="1">
      <w:start w:val="1"/>
      <w:numFmt w:val="bullet"/>
      <w:lvlText w:val=""/>
      <w:lvlJc w:val="left"/>
      <w:pPr>
        <w:ind w:left="2550" w:hanging="480"/>
      </w:pPr>
      <w:rPr>
        <w:rFonts w:ascii="Wingdings" w:hAnsi="Wingdings" w:hint="default"/>
      </w:rPr>
    </w:lvl>
    <w:lvl w:ilvl="5" w:tplc="04090005" w:tentative="1">
      <w:start w:val="1"/>
      <w:numFmt w:val="bullet"/>
      <w:lvlText w:val=""/>
      <w:lvlJc w:val="left"/>
      <w:pPr>
        <w:ind w:left="3030" w:hanging="480"/>
      </w:pPr>
      <w:rPr>
        <w:rFonts w:ascii="Wingdings" w:hAnsi="Wingdings" w:hint="default"/>
      </w:rPr>
    </w:lvl>
    <w:lvl w:ilvl="6" w:tplc="04090001" w:tentative="1">
      <w:start w:val="1"/>
      <w:numFmt w:val="bullet"/>
      <w:lvlText w:val=""/>
      <w:lvlJc w:val="left"/>
      <w:pPr>
        <w:ind w:left="3510" w:hanging="480"/>
      </w:pPr>
      <w:rPr>
        <w:rFonts w:ascii="Wingdings" w:hAnsi="Wingdings" w:hint="default"/>
      </w:rPr>
    </w:lvl>
    <w:lvl w:ilvl="7" w:tplc="04090003" w:tentative="1">
      <w:start w:val="1"/>
      <w:numFmt w:val="bullet"/>
      <w:lvlText w:val=""/>
      <w:lvlJc w:val="left"/>
      <w:pPr>
        <w:ind w:left="3990" w:hanging="480"/>
      </w:pPr>
      <w:rPr>
        <w:rFonts w:ascii="Wingdings" w:hAnsi="Wingdings" w:hint="default"/>
      </w:rPr>
    </w:lvl>
    <w:lvl w:ilvl="8" w:tplc="04090005" w:tentative="1">
      <w:start w:val="1"/>
      <w:numFmt w:val="bullet"/>
      <w:lvlText w:val=""/>
      <w:lvlJc w:val="left"/>
      <w:pPr>
        <w:ind w:left="4470" w:hanging="480"/>
      </w:pPr>
      <w:rPr>
        <w:rFonts w:ascii="Wingdings" w:hAnsi="Wingdings" w:hint="default"/>
      </w:rPr>
    </w:lvl>
  </w:abstractNum>
  <w:abstractNum w:abstractNumId="9" w15:restartNumberingAfterBreak="0">
    <w:nsid w:val="1BB52E9A"/>
    <w:multiLevelType w:val="hybridMultilevel"/>
    <w:tmpl w:val="5E042852"/>
    <w:lvl w:ilvl="0" w:tplc="1ABE4170">
      <w:start w:val="1"/>
      <w:numFmt w:val="bullet"/>
      <w:pStyle w:val="12"/>
      <w:lvlText w:val=""/>
      <w:lvlJc w:val="left"/>
      <w:pPr>
        <w:ind w:left="1430" w:hanging="480"/>
      </w:pPr>
      <w:rPr>
        <w:rFonts w:ascii="Wingdings" w:hAnsi="Wingdings" w:hint="default"/>
      </w:rPr>
    </w:lvl>
    <w:lvl w:ilvl="1" w:tplc="04090003" w:tentative="1">
      <w:start w:val="1"/>
      <w:numFmt w:val="bullet"/>
      <w:lvlText w:val=""/>
      <w:lvlJc w:val="left"/>
      <w:pPr>
        <w:ind w:left="1910" w:hanging="480"/>
      </w:pPr>
      <w:rPr>
        <w:rFonts w:ascii="Wingdings" w:hAnsi="Wingdings" w:hint="default"/>
      </w:rPr>
    </w:lvl>
    <w:lvl w:ilvl="2" w:tplc="04090005" w:tentative="1">
      <w:start w:val="1"/>
      <w:numFmt w:val="bullet"/>
      <w:lvlText w:val=""/>
      <w:lvlJc w:val="left"/>
      <w:pPr>
        <w:ind w:left="2390" w:hanging="480"/>
      </w:pPr>
      <w:rPr>
        <w:rFonts w:ascii="Wingdings" w:hAnsi="Wingdings" w:hint="default"/>
      </w:rPr>
    </w:lvl>
    <w:lvl w:ilvl="3" w:tplc="04090001" w:tentative="1">
      <w:start w:val="1"/>
      <w:numFmt w:val="bullet"/>
      <w:lvlText w:val=""/>
      <w:lvlJc w:val="left"/>
      <w:pPr>
        <w:ind w:left="2870" w:hanging="480"/>
      </w:pPr>
      <w:rPr>
        <w:rFonts w:ascii="Wingdings" w:hAnsi="Wingdings" w:hint="default"/>
      </w:rPr>
    </w:lvl>
    <w:lvl w:ilvl="4" w:tplc="04090003" w:tentative="1">
      <w:start w:val="1"/>
      <w:numFmt w:val="bullet"/>
      <w:lvlText w:val=""/>
      <w:lvlJc w:val="left"/>
      <w:pPr>
        <w:ind w:left="3350" w:hanging="480"/>
      </w:pPr>
      <w:rPr>
        <w:rFonts w:ascii="Wingdings" w:hAnsi="Wingdings" w:hint="default"/>
      </w:rPr>
    </w:lvl>
    <w:lvl w:ilvl="5" w:tplc="04090005" w:tentative="1">
      <w:start w:val="1"/>
      <w:numFmt w:val="bullet"/>
      <w:lvlText w:val=""/>
      <w:lvlJc w:val="left"/>
      <w:pPr>
        <w:ind w:left="3830" w:hanging="480"/>
      </w:pPr>
      <w:rPr>
        <w:rFonts w:ascii="Wingdings" w:hAnsi="Wingdings" w:hint="default"/>
      </w:rPr>
    </w:lvl>
    <w:lvl w:ilvl="6" w:tplc="04090001" w:tentative="1">
      <w:start w:val="1"/>
      <w:numFmt w:val="bullet"/>
      <w:lvlText w:val=""/>
      <w:lvlJc w:val="left"/>
      <w:pPr>
        <w:ind w:left="4310" w:hanging="480"/>
      </w:pPr>
      <w:rPr>
        <w:rFonts w:ascii="Wingdings" w:hAnsi="Wingdings" w:hint="default"/>
      </w:rPr>
    </w:lvl>
    <w:lvl w:ilvl="7" w:tplc="04090003" w:tentative="1">
      <w:start w:val="1"/>
      <w:numFmt w:val="bullet"/>
      <w:lvlText w:val=""/>
      <w:lvlJc w:val="left"/>
      <w:pPr>
        <w:ind w:left="4790" w:hanging="480"/>
      </w:pPr>
      <w:rPr>
        <w:rFonts w:ascii="Wingdings" w:hAnsi="Wingdings" w:hint="default"/>
      </w:rPr>
    </w:lvl>
    <w:lvl w:ilvl="8" w:tplc="04090005" w:tentative="1">
      <w:start w:val="1"/>
      <w:numFmt w:val="bullet"/>
      <w:lvlText w:val=""/>
      <w:lvlJc w:val="left"/>
      <w:pPr>
        <w:ind w:left="5270" w:hanging="480"/>
      </w:pPr>
      <w:rPr>
        <w:rFonts w:ascii="Wingdings" w:hAnsi="Wingdings" w:hint="default"/>
      </w:rPr>
    </w:lvl>
  </w:abstractNum>
  <w:abstractNum w:abstractNumId="10" w15:restartNumberingAfterBreak="0">
    <w:nsid w:val="20CD185E"/>
    <w:multiLevelType w:val="hybridMultilevel"/>
    <w:tmpl w:val="53B49A6A"/>
    <w:lvl w:ilvl="0" w:tplc="71928386">
      <w:start w:val="1"/>
      <w:numFmt w:val="bullet"/>
      <w:pStyle w:val="20"/>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3302AD1"/>
    <w:multiLevelType w:val="hybridMultilevel"/>
    <w:tmpl w:val="A4B2AC82"/>
    <w:lvl w:ilvl="0" w:tplc="FCEED872">
      <w:start w:val="1"/>
      <w:numFmt w:val="bullet"/>
      <w:pStyle w:val="a4"/>
      <w:lvlText w:val=""/>
      <w:lvlJc w:val="left"/>
      <w:pPr>
        <w:tabs>
          <w:tab w:val="num" w:pos="1680"/>
        </w:tabs>
        <w:ind w:left="168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2" w15:restartNumberingAfterBreak="0">
    <w:nsid w:val="24F341F6"/>
    <w:multiLevelType w:val="hybridMultilevel"/>
    <w:tmpl w:val="810ACBE8"/>
    <w:lvl w:ilvl="0" w:tplc="9E8A9CF8">
      <w:start w:val="1"/>
      <w:numFmt w:val="bullet"/>
      <w:pStyle w:val="4"/>
      <w:lvlText w:val=""/>
      <w:lvlJc w:val="left"/>
      <w:pPr>
        <w:ind w:left="2442" w:hanging="480"/>
      </w:pPr>
      <w:rPr>
        <w:rFonts w:ascii="Wingdings" w:hAnsi="Wingdings" w:hint="default"/>
      </w:rPr>
    </w:lvl>
    <w:lvl w:ilvl="1" w:tplc="04090003">
      <w:start w:val="1"/>
      <w:numFmt w:val="bullet"/>
      <w:lvlText w:val=""/>
      <w:lvlJc w:val="left"/>
      <w:pPr>
        <w:ind w:left="2922" w:hanging="480"/>
      </w:pPr>
      <w:rPr>
        <w:rFonts w:ascii="Wingdings" w:hAnsi="Wingdings" w:hint="default"/>
      </w:rPr>
    </w:lvl>
    <w:lvl w:ilvl="2" w:tplc="04090005">
      <w:start w:val="1"/>
      <w:numFmt w:val="bullet"/>
      <w:lvlText w:val=""/>
      <w:lvlJc w:val="left"/>
      <w:pPr>
        <w:ind w:left="3402" w:hanging="480"/>
      </w:pPr>
      <w:rPr>
        <w:rFonts w:ascii="Wingdings" w:hAnsi="Wingdings" w:hint="default"/>
      </w:rPr>
    </w:lvl>
    <w:lvl w:ilvl="3" w:tplc="04090001">
      <w:start w:val="1"/>
      <w:numFmt w:val="bullet"/>
      <w:lvlText w:val=""/>
      <w:lvlJc w:val="left"/>
      <w:pPr>
        <w:ind w:left="3882" w:hanging="480"/>
      </w:pPr>
      <w:rPr>
        <w:rFonts w:ascii="Wingdings" w:hAnsi="Wingdings" w:hint="default"/>
      </w:rPr>
    </w:lvl>
    <w:lvl w:ilvl="4" w:tplc="04090003">
      <w:start w:val="1"/>
      <w:numFmt w:val="bullet"/>
      <w:lvlText w:val=""/>
      <w:lvlJc w:val="left"/>
      <w:pPr>
        <w:ind w:left="4362" w:hanging="480"/>
      </w:pPr>
      <w:rPr>
        <w:rFonts w:ascii="Wingdings" w:hAnsi="Wingdings" w:hint="default"/>
      </w:rPr>
    </w:lvl>
    <w:lvl w:ilvl="5" w:tplc="04090005">
      <w:start w:val="1"/>
      <w:numFmt w:val="bullet"/>
      <w:lvlText w:val=""/>
      <w:lvlJc w:val="left"/>
      <w:pPr>
        <w:ind w:left="4842" w:hanging="480"/>
      </w:pPr>
      <w:rPr>
        <w:rFonts w:ascii="Wingdings" w:hAnsi="Wingdings" w:hint="default"/>
      </w:rPr>
    </w:lvl>
    <w:lvl w:ilvl="6" w:tplc="04090001">
      <w:start w:val="1"/>
      <w:numFmt w:val="bullet"/>
      <w:lvlText w:val=""/>
      <w:lvlJc w:val="left"/>
      <w:pPr>
        <w:ind w:left="5322" w:hanging="480"/>
      </w:pPr>
      <w:rPr>
        <w:rFonts w:ascii="Wingdings" w:hAnsi="Wingdings" w:hint="default"/>
      </w:rPr>
    </w:lvl>
    <w:lvl w:ilvl="7" w:tplc="04090003">
      <w:start w:val="1"/>
      <w:numFmt w:val="bullet"/>
      <w:lvlText w:val=""/>
      <w:lvlJc w:val="left"/>
      <w:pPr>
        <w:ind w:left="5802" w:hanging="480"/>
      </w:pPr>
      <w:rPr>
        <w:rFonts w:ascii="Wingdings" w:hAnsi="Wingdings" w:hint="default"/>
      </w:rPr>
    </w:lvl>
    <w:lvl w:ilvl="8" w:tplc="04090005">
      <w:start w:val="1"/>
      <w:numFmt w:val="bullet"/>
      <w:lvlText w:val=""/>
      <w:lvlJc w:val="left"/>
      <w:pPr>
        <w:ind w:left="6282" w:hanging="480"/>
      </w:pPr>
      <w:rPr>
        <w:rFonts w:ascii="Wingdings" w:hAnsi="Wingdings" w:hint="default"/>
      </w:rPr>
    </w:lvl>
  </w:abstractNum>
  <w:abstractNum w:abstractNumId="13" w15:restartNumberingAfterBreak="0">
    <w:nsid w:val="29B542EF"/>
    <w:multiLevelType w:val="hybridMultilevel"/>
    <w:tmpl w:val="F5C04A32"/>
    <w:lvl w:ilvl="0" w:tplc="EDB0FF0A">
      <w:start w:val="1"/>
      <w:numFmt w:val="bullet"/>
      <w:pStyle w:val="1"/>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A901082"/>
    <w:multiLevelType w:val="hybridMultilevel"/>
    <w:tmpl w:val="0C72B6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ADC696B"/>
    <w:multiLevelType w:val="hybridMultilevel"/>
    <w:tmpl w:val="F45069E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2D8575B7"/>
    <w:multiLevelType w:val="hybridMultilevel"/>
    <w:tmpl w:val="497456D4"/>
    <w:lvl w:ilvl="0" w:tplc="8C6A3BC4">
      <w:start w:val="1"/>
      <w:numFmt w:val="bullet"/>
      <w:pStyle w:val="21"/>
      <w:lvlText w:val=""/>
      <w:lvlJc w:val="left"/>
      <w:pPr>
        <w:ind w:left="2748" w:hanging="480"/>
      </w:pPr>
      <w:rPr>
        <w:rFonts w:ascii="Wingdings" w:hAnsi="Wingdings" w:hint="default"/>
      </w:rPr>
    </w:lvl>
    <w:lvl w:ilvl="1" w:tplc="04090003" w:tentative="1">
      <w:start w:val="1"/>
      <w:numFmt w:val="bullet"/>
      <w:lvlText w:val=""/>
      <w:lvlJc w:val="left"/>
      <w:pPr>
        <w:ind w:left="3228" w:hanging="480"/>
      </w:pPr>
      <w:rPr>
        <w:rFonts w:ascii="Wingdings" w:hAnsi="Wingdings" w:hint="default"/>
      </w:rPr>
    </w:lvl>
    <w:lvl w:ilvl="2" w:tplc="04090005" w:tentative="1">
      <w:start w:val="1"/>
      <w:numFmt w:val="bullet"/>
      <w:lvlText w:val=""/>
      <w:lvlJc w:val="left"/>
      <w:pPr>
        <w:ind w:left="3708" w:hanging="480"/>
      </w:pPr>
      <w:rPr>
        <w:rFonts w:ascii="Wingdings" w:hAnsi="Wingdings" w:hint="default"/>
      </w:rPr>
    </w:lvl>
    <w:lvl w:ilvl="3" w:tplc="04090001" w:tentative="1">
      <w:start w:val="1"/>
      <w:numFmt w:val="bullet"/>
      <w:lvlText w:val=""/>
      <w:lvlJc w:val="left"/>
      <w:pPr>
        <w:ind w:left="4188" w:hanging="480"/>
      </w:pPr>
      <w:rPr>
        <w:rFonts w:ascii="Wingdings" w:hAnsi="Wingdings" w:hint="default"/>
      </w:rPr>
    </w:lvl>
    <w:lvl w:ilvl="4" w:tplc="04090003" w:tentative="1">
      <w:start w:val="1"/>
      <w:numFmt w:val="bullet"/>
      <w:lvlText w:val=""/>
      <w:lvlJc w:val="left"/>
      <w:pPr>
        <w:ind w:left="4668" w:hanging="480"/>
      </w:pPr>
      <w:rPr>
        <w:rFonts w:ascii="Wingdings" w:hAnsi="Wingdings" w:hint="default"/>
      </w:rPr>
    </w:lvl>
    <w:lvl w:ilvl="5" w:tplc="04090005" w:tentative="1">
      <w:start w:val="1"/>
      <w:numFmt w:val="bullet"/>
      <w:lvlText w:val=""/>
      <w:lvlJc w:val="left"/>
      <w:pPr>
        <w:ind w:left="5148" w:hanging="480"/>
      </w:pPr>
      <w:rPr>
        <w:rFonts w:ascii="Wingdings" w:hAnsi="Wingdings" w:hint="default"/>
      </w:rPr>
    </w:lvl>
    <w:lvl w:ilvl="6" w:tplc="04090001" w:tentative="1">
      <w:start w:val="1"/>
      <w:numFmt w:val="bullet"/>
      <w:lvlText w:val=""/>
      <w:lvlJc w:val="left"/>
      <w:pPr>
        <w:ind w:left="5628" w:hanging="480"/>
      </w:pPr>
      <w:rPr>
        <w:rFonts w:ascii="Wingdings" w:hAnsi="Wingdings" w:hint="default"/>
      </w:rPr>
    </w:lvl>
    <w:lvl w:ilvl="7" w:tplc="04090003" w:tentative="1">
      <w:start w:val="1"/>
      <w:numFmt w:val="bullet"/>
      <w:lvlText w:val=""/>
      <w:lvlJc w:val="left"/>
      <w:pPr>
        <w:ind w:left="6108" w:hanging="480"/>
      </w:pPr>
      <w:rPr>
        <w:rFonts w:ascii="Wingdings" w:hAnsi="Wingdings" w:hint="default"/>
      </w:rPr>
    </w:lvl>
    <w:lvl w:ilvl="8" w:tplc="04090005" w:tentative="1">
      <w:start w:val="1"/>
      <w:numFmt w:val="bullet"/>
      <w:lvlText w:val=""/>
      <w:lvlJc w:val="left"/>
      <w:pPr>
        <w:ind w:left="6588" w:hanging="480"/>
      </w:pPr>
      <w:rPr>
        <w:rFonts w:ascii="Wingdings" w:hAnsi="Wingdings" w:hint="default"/>
      </w:rPr>
    </w:lvl>
  </w:abstractNum>
  <w:abstractNum w:abstractNumId="17" w15:restartNumberingAfterBreak="0">
    <w:nsid w:val="304E56AD"/>
    <w:multiLevelType w:val="hybridMultilevel"/>
    <w:tmpl w:val="6DFE4516"/>
    <w:lvl w:ilvl="0" w:tplc="F11A2FF4">
      <w:start w:val="1"/>
      <w:numFmt w:val="bullet"/>
      <w:pStyle w:val="A10"/>
      <w:lvlText w:val=""/>
      <w:lvlJc w:val="left"/>
      <w:pPr>
        <w:ind w:left="1505" w:hanging="480"/>
      </w:pPr>
      <w:rPr>
        <w:rFonts w:ascii="Wingdings" w:hAnsi="Wingdings" w:hint="default"/>
      </w:rPr>
    </w:lvl>
    <w:lvl w:ilvl="1" w:tplc="04090003" w:tentative="1">
      <w:start w:val="1"/>
      <w:numFmt w:val="bullet"/>
      <w:lvlText w:val=""/>
      <w:lvlJc w:val="left"/>
      <w:pPr>
        <w:ind w:left="1985" w:hanging="480"/>
      </w:pPr>
      <w:rPr>
        <w:rFonts w:ascii="Wingdings" w:hAnsi="Wingdings" w:hint="default"/>
      </w:rPr>
    </w:lvl>
    <w:lvl w:ilvl="2" w:tplc="04090005" w:tentative="1">
      <w:start w:val="1"/>
      <w:numFmt w:val="bullet"/>
      <w:lvlText w:val=""/>
      <w:lvlJc w:val="left"/>
      <w:pPr>
        <w:ind w:left="2465" w:hanging="480"/>
      </w:pPr>
      <w:rPr>
        <w:rFonts w:ascii="Wingdings" w:hAnsi="Wingdings" w:hint="default"/>
      </w:rPr>
    </w:lvl>
    <w:lvl w:ilvl="3" w:tplc="04090001" w:tentative="1">
      <w:start w:val="1"/>
      <w:numFmt w:val="bullet"/>
      <w:lvlText w:val=""/>
      <w:lvlJc w:val="left"/>
      <w:pPr>
        <w:ind w:left="2945" w:hanging="480"/>
      </w:pPr>
      <w:rPr>
        <w:rFonts w:ascii="Wingdings" w:hAnsi="Wingdings" w:hint="default"/>
      </w:rPr>
    </w:lvl>
    <w:lvl w:ilvl="4" w:tplc="04090003" w:tentative="1">
      <w:start w:val="1"/>
      <w:numFmt w:val="bullet"/>
      <w:lvlText w:val=""/>
      <w:lvlJc w:val="left"/>
      <w:pPr>
        <w:ind w:left="3425" w:hanging="480"/>
      </w:pPr>
      <w:rPr>
        <w:rFonts w:ascii="Wingdings" w:hAnsi="Wingdings" w:hint="default"/>
      </w:rPr>
    </w:lvl>
    <w:lvl w:ilvl="5" w:tplc="04090005" w:tentative="1">
      <w:start w:val="1"/>
      <w:numFmt w:val="bullet"/>
      <w:lvlText w:val=""/>
      <w:lvlJc w:val="left"/>
      <w:pPr>
        <w:ind w:left="3905" w:hanging="480"/>
      </w:pPr>
      <w:rPr>
        <w:rFonts w:ascii="Wingdings" w:hAnsi="Wingdings" w:hint="default"/>
      </w:rPr>
    </w:lvl>
    <w:lvl w:ilvl="6" w:tplc="04090001" w:tentative="1">
      <w:start w:val="1"/>
      <w:numFmt w:val="bullet"/>
      <w:lvlText w:val=""/>
      <w:lvlJc w:val="left"/>
      <w:pPr>
        <w:ind w:left="4385" w:hanging="480"/>
      </w:pPr>
      <w:rPr>
        <w:rFonts w:ascii="Wingdings" w:hAnsi="Wingdings" w:hint="default"/>
      </w:rPr>
    </w:lvl>
    <w:lvl w:ilvl="7" w:tplc="04090003" w:tentative="1">
      <w:start w:val="1"/>
      <w:numFmt w:val="bullet"/>
      <w:lvlText w:val=""/>
      <w:lvlJc w:val="left"/>
      <w:pPr>
        <w:ind w:left="4865" w:hanging="480"/>
      </w:pPr>
      <w:rPr>
        <w:rFonts w:ascii="Wingdings" w:hAnsi="Wingdings" w:hint="default"/>
      </w:rPr>
    </w:lvl>
    <w:lvl w:ilvl="8" w:tplc="04090005" w:tentative="1">
      <w:start w:val="1"/>
      <w:numFmt w:val="bullet"/>
      <w:lvlText w:val=""/>
      <w:lvlJc w:val="left"/>
      <w:pPr>
        <w:ind w:left="5345" w:hanging="480"/>
      </w:pPr>
      <w:rPr>
        <w:rFonts w:ascii="Wingdings" w:hAnsi="Wingdings" w:hint="default"/>
      </w:rPr>
    </w:lvl>
  </w:abstractNum>
  <w:abstractNum w:abstractNumId="18" w15:restartNumberingAfterBreak="0">
    <w:nsid w:val="33032ADC"/>
    <w:multiLevelType w:val="hybridMultilevel"/>
    <w:tmpl w:val="678AAC0C"/>
    <w:lvl w:ilvl="0" w:tplc="F9B42BFA">
      <w:start w:val="1"/>
      <w:numFmt w:val="bullet"/>
      <w:pStyle w:val="10"/>
      <w:lvlText w:val=""/>
      <w:lvlJc w:val="left"/>
      <w:pPr>
        <w:ind w:left="480"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72B3D8B"/>
    <w:multiLevelType w:val="hybridMultilevel"/>
    <w:tmpl w:val="EB8C10E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0" w15:restartNumberingAfterBreak="0">
    <w:nsid w:val="3C1A6977"/>
    <w:multiLevelType w:val="hybridMultilevel"/>
    <w:tmpl w:val="768422DC"/>
    <w:lvl w:ilvl="0" w:tplc="B2B429EA">
      <w:start w:val="1"/>
      <w:numFmt w:val="bullet"/>
      <w:pStyle w:val="13"/>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CEE49BC"/>
    <w:multiLevelType w:val="hybridMultilevel"/>
    <w:tmpl w:val="CE6C9D6C"/>
    <w:lvl w:ilvl="0" w:tplc="D3E21456">
      <w:start w:val="1"/>
      <w:numFmt w:val="decimal"/>
      <w:pStyle w:val="14"/>
      <w:lvlText w:val="%1."/>
      <w:lvlJc w:val="left"/>
      <w:pPr>
        <w:ind w:left="480" w:hanging="480"/>
      </w:pPr>
      <w:rPr>
        <w:rFonts w:ascii="Times New Roman" w:eastAsia="標楷體" w:hAnsi="Times New Roman" w:hint="default"/>
        <w:b w:val="0"/>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E615FCB"/>
    <w:multiLevelType w:val="multilevel"/>
    <w:tmpl w:val="C33A3BD0"/>
    <w:lvl w:ilvl="0">
      <w:start w:val="1"/>
      <w:numFmt w:val="ideographLegalTraditional"/>
      <w:pStyle w:val="a11"/>
      <w:lvlText w:val="%1、"/>
      <w:lvlJc w:val="left"/>
      <w:pPr>
        <w:tabs>
          <w:tab w:val="num" w:pos="800"/>
        </w:tabs>
        <w:ind w:left="800" w:hanging="800"/>
      </w:pPr>
      <w:rPr>
        <w:rFonts w:ascii="Arial" w:eastAsia="標楷體" w:hAnsi="Arial" w:hint="default"/>
        <w:b/>
        <w:i w:val="0"/>
        <w:color w:val="000000"/>
        <w:sz w:val="36"/>
      </w:rPr>
    </w:lvl>
    <w:lvl w:ilvl="1">
      <w:start w:val="1"/>
      <w:numFmt w:val="taiwaneseCountingThousand"/>
      <w:pStyle w:val="a20"/>
      <w:lvlText w:val="%2、"/>
      <w:lvlJc w:val="right"/>
      <w:pPr>
        <w:tabs>
          <w:tab w:val="num" w:pos="840"/>
        </w:tabs>
        <w:ind w:left="840" w:hanging="103"/>
      </w:pPr>
      <w:rPr>
        <w:rFonts w:ascii="Arial" w:eastAsia="標楷體" w:hAnsi="Arial" w:hint="default"/>
        <w:b w:val="0"/>
        <w:i w:val="0"/>
        <w:color w:val="000000"/>
        <w:sz w:val="28"/>
      </w:rPr>
    </w:lvl>
    <w:lvl w:ilvl="2">
      <w:start w:val="1"/>
      <w:numFmt w:val="taiwaneseCountingThousand"/>
      <w:pStyle w:val="a3"/>
      <w:lvlText w:val="（%3）"/>
      <w:lvlJc w:val="right"/>
      <w:pPr>
        <w:tabs>
          <w:tab w:val="num" w:pos="1123"/>
        </w:tabs>
        <w:ind w:left="1123" w:hanging="102"/>
      </w:pPr>
      <w:rPr>
        <w:rFonts w:ascii="Arial" w:eastAsia="標楷體" w:hAnsi="Arial" w:hint="default"/>
        <w:b w:val="0"/>
        <w:i w:val="0"/>
        <w:color w:val="000000"/>
        <w:sz w:val="28"/>
      </w:rPr>
    </w:lvl>
    <w:lvl w:ilvl="3">
      <w:start w:val="1"/>
      <w:numFmt w:val="decimal"/>
      <w:pStyle w:val="a40"/>
      <w:lvlText w:val="%4."/>
      <w:lvlJc w:val="right"/>
      <w:pPr>
        <w:tabs>
          <w:tab w:val="num" w:pos="1400"/>
        </w:tabs>
        <w:ind w:left="1400" w:hanging="96"/>
      </w:pPr>
      <w:rPr>
        <w:rFonts w:ascii="Arial" w:eastAsia="標楷體" w:hAnsi="Arial" w:hint="default"/>
        <w:b w:val="0"/>
        <w:i w:val="0"/>
        <w:color w:val="000000"/>
        <w:sz w:val="28"/>
      </w:rPr>
    </w:lvl>
    <w:lvl w:ilvl="4">
      <w:start w:val="1"/>
      <w:numFmt w:val="decimal"/>
      <w:pStyle w:val="a5"/>
      <w:lvlText w:val="(%5)"/>
      <w:lvlJc w:val="right"/>
      <w:pPr>
        <w:tabs>
          <w:tab w:val="num" w:pos="1680"/>
        </w:tabs>
        <w:ind w:left="1680" w:hanging="92"/>
      </w:pPr>
      <w:rPr>
        <w:rFonts w:ascii="Arial" w:eastAsia="標楷體" w:hAnsi="Arial" w:hint="default"/>
        <w:b w:val="0"/>
        <w:i w:val="0"/>
        <w:color w:val="000000"/>
        <w:sz w:val="28"/>
      </w:rPr>
    </w:lvl>
    <w:lvl w:ilvl="5">
      <w:start w:val="1"/>
      <w:numFmt w:val="upperLetter"/>
      <w:pStyle w:val="a6"/>
      <w:lvlText w:val="%6."/>
      <w:lvlJc w:val="right"/>
      <w:pPr>
        <w:tabs>
          <w:tab w:val="num" w:pos="1960"/>
        </w:tabs>
        <w:ind w:left="1960" w:hanging="89"/>
      </w:pPr>
      <w:rPr>
        <w:rFonts w:ascii="Arial" w:eastAsia="標楷體" w:hAnsi="Arial" w:hint="default"/>
        <w:b w:val="0"/>
        <w:i w:val="0"/>
        <w:color w:val="000000"/>
        <w:sz w:val="28"/>
      </w:rPr>
    </w:lvl>
    <w:lvl w:ilvl="6">
      <w:start w:val="1"/>
      <w:numFmt w:val="lowerLetter"/>
      <w:pStyle w:val="a7"/>
      <w:lvlText w:val="%7."/>
      <w:lvlJc w:val="right"/>
      <w:pPr>
        <w:tabs>
          <w:tab w:val="num" w:pos="2240"/>
        </w:tabs>
        <w:ind w:left="2240" w:hanging="85"/>
      </w:pPr>
      <w:rPr>
        <w:rFonts w:ascii="Arial" w:eastAsia="標楷體" w:hAnsi="Arial" w:hint="default"/>
        <w:b w:val="0"/>
        <w:i w:val="0"/>
        <w:color w:val="000000"/>
        <w:sz w:val="28"/>
      </w:rPr>
    </w:lvl>
    <w:lvl w:ilvl="7">
      <w:start w:val="1"/>
      <w:numFmt w:val="lowerLetter"/>
      <w:pStyle w:val="a8"/>
      <w:lvlText w:val="(%8)"/>
      <w:lvlJc w:val="right"/>
      <w:pPr>
        <w:tabs>
          <w:tab w:val="num" w:pos="2520"/>
        </w:tabs>
        <w:ind w:left="2520" w:hanging="82"/>
      </w:pPr>
      <w:rPr>
        <w:rFonts w:ascii="Arial" w:eastAsia="標楷體" w:hAnsi="Arial" w:hint="default"/>
        <w:b w:val="0"/>
        <w:i w:val="0"/>
        <w:strike w:val="0"/>
        <w:dstrike w:val="0"/>
        <w:color w:val="000000"/>
        <w:sz w:val="28"/>
      </w:rPr>
    </w:lvl>
    <w:lvl w:ilvl="8">
      <w:start w:val="1"/>
      <w:numFmt w:val="lowerRoman"/>
      <w:pStyle w:val="a9"/>
      <w:lvlText w:val="(%9)"/>
      <w:lvlJc w:val="right"/>
      <w:pPr>
        <w:tabs>
          <w:tab w:val="num" w:pos="2800"/>
        </w:tabs>
        <w:ind w:left="2800" w:hanging="78"/>
      </w:pPr>
      <w:rPr>
        <w:rFonts w:ascii="Arial" w:eastAsia="標楷體" w:hAnsi="Arial" w:hint="default"/>
        <w:b w:val="0"/>
        <w:i w:val="0"/>
        <w:color w:val="000000"/>
        <w:sz w:val="28"/>
      </w:rPr>
    </w:lvl>
  </w:abstractNum>
  <w:abstractNum w:abstractNumId="23" w15:restartNumberingAfterBreak="0">
    <w:nsid w:val="401079B3"/>
    <w:multiLevelType w:val="hybridMultilevel"/>
    <w:tmpl w:val="50E24B58"/>
    <w:lvl w:ilvl="0" w:tplc="720CAB34">
      <w:start w:val="1"/>
      <w:numFmt w:val="bullet"/>
      <w:pStyle w:val="22"/>
      <w:lvlText w:val=""/>
      <w:lvlJc w:val="left"/>
      <w:pPr>
        <w:ind w:left="1080" w:hanging="480"/>
      </w:pPr>
      <w:rPr>
        <w:rFonts w:ascii="Wingdings" w:hAnsi="Wingdings" w:hint="default"/>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24" w15:restartNumberingAfterBreak="0">
    <w:nsid w:val="45133AF2"/>
    <w:multiLevelType w:val="hybridMultilevel"/>
    <w:tmpl w:val="9D7AD1BC"/>
    <w:lvl w:ilvl="0" w:tplc="47EA2D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5D24D19"/>
    <w:multiLevelType w:val="hybridMultilevel"/>
    <w:tmpl w:val="310E589E"/>
    <w:lvl w:ilvl="0" w:tplc="04090001">
      <w:start w:val="1"/>
      <w:numFmt w:val="taiwaneseCountingThousand"/>
      <w:pStyle w:val="a0"/>
      <w:lvlText w:val="(%1) "/>
      <w:lvlJc w:val="left"/>
      <w:pPr>
        <w:ind w:left="1898" w:hanging="480"/>
      </w:pPr>
      <w:rPr>
        <w:rFonts w:ascii="Times New Roman" w:hAnsi="Times New Roman" w:cs="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ideographTraditional"/>
      <w:lvlText w:val="%2、"/>
      <w:lvlJc w:val="left"/>
      <w:pPr>
        <w:ind w:left="2378" w:hanging="480"/>
      </w:pPr>
    </w:lvl>
    <w:lvl w:ilvl="2" w:tplc="04090005" w:tentative="1">
      <w:start w:val="1"/>
      <w:numFmt w:val="lowerRoman"/>
      <w:lvlText w:val="%3."/>
      <w:lvlJc w:val="right"/>
      <w:pPr>
        <w:ind w:left="2858" w:hanging="480"/>
      </w:pPr>
    </w:lvl>
    <w:lvl w:ilvl="3" w:tplc="04090001" w:tentative="1">
      <w:start w:val="1"/>
      <w:numFmt w:val="decimal"/>
      <w:lvlText w:val="%4."/>
      <w:lvlJc w:val="left"/>
      <w:pPr>
        <w:ind w:left="3338" w:hanging="480"/>
      </w:pPr>
    </w:lvl>
    <w:lvl w:ilvl="4" w:tplc="04090003" w:tentative="1">
      <w:start w:val="1"/>
      <w:numFmt w:val="ideographTraditional"/>
      <w:lvlText w:val="%5、"/>
      <w:lvlJc w:val="left"/>
      <w:pPr>
        <w:ind w:left="3818" w:hanging="480"/>
      </w:pPr>
    </w:lvl>
    <w:lvl w:ilvl="5" w:tplc="04090005" w:tentative="1">
      <w:start w:val="1"/>
      <w:numFmt w:val="lowerRoman"/>
      <w:lvlText w:val="%6."/>
      <w:lvlJc w:val="right"/>
      <w:pPr>
        <w:ind w:left="4298" w:hanging="480"/>
      </w:pPr>
    </w:lvl>
    <w:lvl w:ilvl="6" w:tplc="04090001" w:tentative="1">
      <w:start w:val="1"/>
      <w:numFmt w:val="decimal"/>
      <w:lvlText w:val="%7."/>
      <w:lvlJc w:val="left"/>
      <w:pPr>
        <w:ind w:left="4778" w:hanging="480"/>
      </w:pPr>
    </w:lvl>
    <w:lvl w:ilvl="7" w:tplc="04090003" w:tentative="1">
      <w:start w:val="1"/>
      <w:numFmt w:val="ideographTraditional"/>
      <w:lvlText w:val="%8、"/>
      <w:lvlJc w:val="left"/>
      <w:pPr>
        <w:ind w:left="5258" w:hanging="480"/>
      </w:pPr>
    </w:lvl>
    <w:lvl w:ilvl="8" w:tplc="04090005" w:tentative="1">
      <w:start w:val="1"/>
      <w:numFmt w:val="lowerRoman"/>
      <w:lvlText w:val="%9."/>
      <w:lvlJc w:val="right"/>
      <w:pPr>
        <w:ind w:left="5738" w:hanging="480"/>
      </w:pPr>
    </w:lvl>
  </w:abstractNum>
  <w:abstractNum w:abstractNumId="26" w15:restartNumberingAfterBreak="0">
    <w:nsid w:val="46155FEE"/>
    <w:multiLevelType w:val="hybridMultilevel"/>
    <w:tmpl w:val="0A802F5A"/>
    <w:lvl w:ilvl="0" w:tplc="764E2C08">
      <w:start w:val="1"/>
      <w:numFmt w:val="lowerLetter"/>
      <w:pStyle w:val="8"/>
      <w:lvlText w:val="%1."/>
      <w:lvlJc w:val="left"/>
      <w:pPr>
        <w:ind w:left="1530" w:hanging="480"/>
      </w:pPr>
      <w:rPr>
        <w:rFonts w:hint="eastAsia"/>
      </w:rPr>
    </w:lvl>
    <w:lvl w:ilvl="1" w:tplc="04090019" w:tentative="1">
      <w:start w:val="1"/>
      <w:numFmt w:val="ideographTraditional"/>
      <w:lvlText w:val="%2、"/>
      <w:lvlJc w:val="left"/>
      <w:pPr>
        <w:ind w:left="2010" w:hanging="480"/>
      </w:pPr>
    </w:lvl>
    <w:lvl w:ilvl="2" w:tplc="0409001B" w:tentative="1">
      <w:start w:val="1"/>
      <w:numFmt w:val="lowerRoman"/>
      <w:lvlText w:val="%3."/>
      <w:lvlJc w:val="right"/>
      <w:pPr>
        <w:ind w:left="2490" w:hanging="480"/>
      </w:pPr>
    </w:lvl>
    <w:lvl w:ilvl="3" w:tplc="0409000F" w:tentative="1">
      <w:start w:val="1"/>
      <w:numFmt w:val="decimal"/>
      <w:lvlText w:val="%4."/>
      <w:lvlJc w:val="left"/>
      <w:pPr>
        <w:ind w:left="2970" w:hanging="480"/>
      </w:pPr>
    </w:lvl>
    <w:lvl w:ilvl="4" w:tplc="04090019" w:tentative="1">
      <w:start w:val="1"/>
      <w:numFmt w:val="ideographTraditional"/>
      <w:lvlText w:val="%5、"/>
      <w:lvlJc w:val="left"/>
      <w:pPr>
        <w:ind w:left="3450" w:hanging="480"/>
      </w:pPr>
    </w:lvl>
    <w:lvl w:ilvl="5" w:tplc="0409001B" w:tentative="1">
      <w:start w:val="1"/>
      <w:numFmt w:val="lowerRoman"/>
      <w:lvlText w:val="%6."/>
      <w:lvlJc w:val="right"/>
      <w:pPr>
        <w:ind w:left="3930" w:hanging="480"/>
      </w:pPr>
    </w:lvl>
    <w:lvl w:ilvl="6" w:tplc="0409000F" w:tentative="1">
      <w:start w:val="1"/>
      <w:numFmt w:val="decimal"/>
      <w:lvlText w:val="%7."/>
      <w:lvlJc w:val="left"/>
      <w:pPr>
        <w:ind w:left="4410" w:hanging="480"/>
      </w:pPr>
    </w:lvl>
    <w:lvl w:ilvl="7" w:tplc="04090019" w:tentative="1">
      <w:start w:val="1"/>
      <w:numFmt w:val="ideographTraditional"/>
      <w:lvlText w:val="%8、"/>
      <w:lvlJc w:val="left"/>
      <w:pPr>
        <w:ind w:left="4890" w:hanging="480"/>
      </w:pPr>
    </w:lvl>
    <w:lvl w:ilvl="8" w:tplc="0409001B" w:tentative="1">
      <w:start w:val="1"/>
      <w:numFmt w:val="lowerRoman"/>
      <w:lvlText w:val="%9."/>
      <w:lvlJc w:val="right"/>
      <w:pPr>
        <w:ind w:left="5370" w:hanging="480"/>
      </w:pPr>
    </w:lvl>
  </w:abstractNum>
  <w:abstractNum w:abstractNumId="27" w15:restartNumberingAfterBreak="0">
    <w:nsid w:val="49C12BA8"/>
    <w:multiLevelType w:val="hybridMultilevel"/>
    <w:tmpl w:val="4B124BAC"/>
    <w:lvl w:ilvl="0" w:tplc="8CB6AE54">
      <w:start w:val="1"/>
      <w:numFmt w:val="bullet"/>
      <w:pStyle w:val="15"/>
      <w:lvlText w:val=""/>
      <w:lvlJc w:val="left"/>
      <w:pPr>
        <w:ind w:left="1472" w:hanging="480"/>
      </w:pPr>
      <w:rPr>
        <w:rFonts w:ascii="Wingdings" w:hAnsi="Wingdings"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28" w15:restartNumberingAfterBreak="0">
    <w:nsid w:val="4D4216E6"/>
    <w:multiLevelType w:val="hybridMultilevel"/>
    <w:tmpl w:val="4BBA8EA2"/>
    <w:lvl w:ilvl="0" w:tplc="5E1A8F42">
      <w:start w:val="1"/>
      <w:numFmt w:val="bullet"/>
      <w:pStyle w:val="16"/>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29" w15:restartNumberingAfterBreak="0">
    <w:nsid w:val="4F7C06B8"/>
    <w:multiLevelType w:val="hybridMultilevel"/>
    <w:tmpl w:val="C4FED026"/>
    <w:lvl w:ilvl="0" w:tplc="5A8ABD4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0F80729"/>
    <w:multiLevelType w:val="hybridMultilevel"/>
    <w:tmpl w:val="CBE25030"/>
    <w:lvl w:ilvl="0" w:tplc="52340C34">
      <w:start w:val="1"/>
      <w:numFmt w:val="bullet"/>
      <w:pStyle w:val="17"/>
      <w:lvlText w:val=""/>
      <w:lvlJc w:val="left"/>
      <w:pPr>
        <w:ind w:left="980" w:hanging="480"/>
      </w:pPr>
      <w:rPr>
        <w:rFonts w:ascii="Wingdings" w:hAnsi="Wingdings" w:hint="default"/>
      </w:rPr>
    </w:lvl>
    <w:lvl w:ilvl="1" w:tplc="04090003" w:tentative="1">
      <w:start w:val="1"/>
      <w:numFmt w:val="bullet"/>
      <w:lvlText w:val=""/>
      <w:lvlJc w:val="left"/>
      <w:pPr>
        <w:ind w:left="1460" w:hanging="480"/>
      </w:pPr>
      <w:rPr>
        <w:rFonts w:ascii="Wingdings" w:hAnsi="Wingdings" w:hint="default"/>
      </w:rPr>
    </w:lvl>
    <w:lvl w:ilvl="2" w:tplc="04090005" w:tentative="1">
      <w:start w:val="1"/>
      <w:numFmt w:val="bullet"/>
      <w:lvlText w:val=""/>
      <w:lvlJc w:val="left"/>
      <w:pPr>
        <w:ind w:left="1940" w:hanging="480"/>
      </w:pPr>
      <w:rPr>
        <w:rFonts w:ascii="Wingdings" w:hAnsi="Wingdings" w:hint="default"/>
      </w:rPr>
    </w:lvl>
    <w:lvl w:ilvl="3" w:tplc="04090001" w:tentative="1">
      <w:start w:val="1"/>
      <w:numFmt w:val="bullet"/>
      <w:lvlText w:val=""/>
      <w:lvlJc w:val="left"/>
      <w:pPr>
        <w:ind w:left="2420" w:hanging="480"/>
      </w:pPr>
      <w:rPr>
        <w:rFonts w:ascii="Wingdings" w:hAnsi="Wingdings" w:hint="default"/>
      </w:rPr>
    </w:lvl>
    <w:lvl w:ilvl="4" w:tplc="04090003" w:tentative="1">
      <w:start w:val="1"/>
      <w:numFmt w:val="bullet"/>
      <w:lvlText w:val=""/>
      <w:lvlJc w:val="left"/>
      <w:pPr>
        <w:ind w:left="2900" w:hanging="480"/>
      </w:pPr>
      <w:rPr>
        <w:rFonts w:ascii="Wingdings" w:hAnsi="Wingdings" w:hint="default"/>
      </w:rPr>
    </w:lvl>
    <w:lvl w:ilvl="5" w:tplc="04090005" w:tentative="1">
      <w:start w:val="1"/>
      <w:numFmt w:val="bullet"/>
      <w:lvlText w:val=""/>
      <w:lvlJc w:val="left"/>
      <w:pPr>
        <w:ind w:left="3380" w:hanging="480"/>
      </w:pPr>
      <w:rPr>
        <w:rFonts w:ascii="Wingdings" w:hAnsi="Wingdings" w:hint="default"/>
      </w:rPr>
    </w:lvl>
    <w:lvl w:ilvl="6" w:tplc="04090001" w:tentative="1">
      <w:start w:val="1"/>
      <w:numFmt w:val="bullet"/>
      <w:lvlText w:val=""/>
      <w:lvlJc w:val="left"/>
      <w:pPr>
        <w:ind w:left="3860" w:hanging="480"/>
      </w:pPr>
      <w:rPr>
        <w:rFonts w:ascii="Wingdings" w:hAnsi="Wingdings" w:hint="default"/>
      </w:rPr>
    </w:lvl>
    <w:lvl w:ilvl="7" w:tplc="04090003" w:tentative="1">
      <w:start w:val="1"/>
      <w:numFmt w:val="bullet"/>
      <w:lvlText w:val=""/>
      <w:lvlJc w:val="left"/>
      <w:pPr>
        <w:ind w:left="4340" w:hanging="480"/>
      </w:pPr>
      <w:rPr>
        <w:rFonts w:ascii="Wingdings" w:hAnsi="Wingdings" w:hint="default"/>
      </w:rPr>
    </w:lvl>
    <w:lvl w:ilvl="8" w:tplc="04090005" w:tentative="1">
      <w:start w:val="1"/>
      <w:numFmt w:val="bullet"/>
      <w:lvlText w:val=""/>
      <w:lvlJc w:val="left"/>
      <w:pPr>
        <w:ind w:left="4820" w:hanging="480"/>
      </w:pPr>
      <w:rPr>
        <w:rFonts w:ascii="Wingdings" w:hAnsi="Wingdings" w:hint="default"/>
      </w:rPr>
    </w:lvl>
  </w:abstractNum>
  <w:abstractNum w:abstractNumId="31" w15:restartNumberingAfterBreak="0">
    <w:nsid w:val="53B229F2"/>
    <w:multiLevelType w:val="hybridMultilevel"/>
    <w:tmpl w:val="5E5415BC"/>
    <w:lvl w:ilvl="0" w:tplc="2D08EE4A">
      <w:start w:val="1"/>
      <w:numFmt w:val="bullet"/>
      <w:pStyle w:val="110"/>
      <w:lvlText w:val=""/>
      <w:lvlJc w:val="left"/>
      <w:pPr>
        <w:ind w:left="1055" w:hanging="480"/>
      </w:pPr>
      <w:rPr>
        <w:rFonts w:ascii="Wingdings" w:hAnsi="Wingdings" w:hint="default"/>
      </w:rPr>
    </w:lvl>
    <w:lvl w:ilvl="1" w:tplc="04090003" w:tentative="1">
      <w:start w:val="1"/>
      <w:numFmt w:val="bullet"/>
      <w:lvlText w:val=""/>
      <w:lvlJc w:val="left"/>
      <w:pPr>
        <w:ind w:left="1535" w:hanging="480"/>
      </w:pPr>
      <w:rPr>
        <w:rFonts w:ascii="Wingdings" w:hAnsi="Wingdings" w:hint="default"/>
      </w:rPr>
    </w:lvl>
    <w:lvl w:ilvl="2" w:tplc="04090005" w:tentative="1">
      <w:start w:val="1"/>
      <w:numFmt w:val="bullet"/>
      <w:lvlText w:val=""/>
      <w:lvlJc w:val="left"/>
      <w:pPr>
        <w:ind w:left="2015" w:hanging="480"/>
      </w:pPr>
      <w:rPr>
        <w:rFonts w:ascii="Wingdings" w:hAnsi="Wingdings" w:hint="default"/>
      </w:rPr>
    </w:lvl>
    <w:lvl w:ilvl="3" w:tplc="04090001" w:tentative="1">
      <w:start w:val="1"/>
      <w:numFmt w:val="bullet"/>
      <w:lvlText w:val=""/>
      <w:lvlJc w:val="left"/>
      <w:pPr>
        <w:ind w:left="2495" w:hanging="480"/>
      </w:pPr>
      <w:rPr>
        <w:rFonts w:ascii="Wingdings" w:hAnsi="Wingdings" w:hint="default"/>
      </w:rPr>
    </w:lvl>
    <w:lvl w:ilvl="4" w:tplc="04090003" w:tentative="1">
      <w:start w:val="1"/>
      <w:numFmt w:val="bullet"/>
      <w:lvlText w:val=""/>
      <w:lvlJc w:val="left"/>
      <w:pPr>
        <w:ind w:left="2975" w:hanging="480"/>
      </w:pPr>
      <w:rPr>
        <w:rFonts w:ascii="Wingdings" w:hAnsi="Wingdings" w:hint="default"/>
      </w:rPr>
    </w:lvl>
    <w:lvl w:ilvl="5" w:tplc="04090005" w:tentative="1">
      <w:start w:val="1"/>
      <w:numFmt w:val="bullet"/>
      <w:lvlText w:val=""/>
      <w:lvlJc w:val="left"/>
      <w:pPr>
        <w:ind w:left="3455" w:hanging="480"/>
      </w:pPr>
      <w:rPr>
        <w:rFonts w:ascii="Wingdings" w:hAnsi="Wingdings" w:hint="default"/>
      </w:rPr>
    </w:lvl>
    <w:lvl w:ilvl="6" w:tplc="04090001" w:tentative="1">
      <w:start w:val="1"/>
      <w:numFmt w:val="bullet"/>
      <w:lvlText w:val=""/>
      <w:lvlJc w:val="left"/>
      <w:pPr>
        <w:ind w:left="3935" w:hanging="480"/>
      </w:pPr>
      <w:rPr>
        <w:rFonts w:ascii="Wingdings" w:hAnsi="Wingdings" w:hint="default"/>
      </w:rPr>
    </w:lvl>
    <w:lvl w:ilvl="7" w:tplc="04090003" w:tentative="1">
      <w:start w:val="1"/>
      <w:numFmt w:val="bullet"/>
      <w:lvlText w:val=""/>
      <w:lvlJc w:val="left"/>
      <w:pPr>
        <w:ind w:left="4415" w:hanging="480"/>
      </w:pPr>
      <w:rPr>
        <w:rFonts w:ascii="Wingdings" w:hAnsi="Wingdings" w:hint="default"/>
      </w:rPr>
    </w:lvl>
    <w:lvl w:ilvl="8" w:tplc="04090005" w:tentative="1">
      <w:start w:val="1"/>
      <w:numFmt w:val="bullet"/>
      <w:lvlText w:val=""/>
      <w:lvlJc w:val="left"/>
      <w:pPr>
        <w:ind w:left="4895" w:hanging="480"/>
      </w:pPr>
      <w:rPr>
        <w:rFonts w:ascii="Wingdings" w:hAnsi="Wingdings" w:hint="default"/>
      </w:rPr>
    </w:lvl>
  </w:abstractNum>
  <w:abstractNum w:abstractNumId="32" w15:restartNumberingAfterBreak="0">
    <w:nsid w:val="582A1E77"/>
    <w:multiLevelType w:val="hybridMultilevel"/>
    <w:tmpl w:val="512C7D6A"/>
    <w:lvl w:ilvl="0" w:tplc="D55CAF6E">
      <w:start w:val="1"/>
      <w:numFmt w:val="bullet"/>
      <w:pStyle w:val="23"/>
      <w:lvlText w:val=""/>
      <w:lvlJc w:val="left"/>
      <w:pPr>
        <w:ind w:left="1005" w:hanging="480"/>
      </w:pPr>
      <w:rPr>
        <w:rFonts w:ascii="Wingdings" w:hAnsi="Wingdings" w:hint="default"/>
      </w:rPr>
    </w:lvl>
    <w:lvl w:ilvl="1" w:tplc="04090003" w:tentative="1">
      <w:start w:val="1"/>
      <w:numFmt w:val="bullet"/>
      <w:lvlText w:val=""/>
      <w:lvlJc w:val="left"/>
      <w:pPr>
        <w:ind w:left="1485" w:hanging="480"/>
      </w:pPr>
      <w:rPr>
        <w:rFonts w:ascii="Wingdings" w:hAnsi="Wingdings" w:hint="default"/>
      </w:rPr>
    </w:lvl>
    <w:lvl w:ilvl="2" w:tplc="04090005" w:tentative="1">
      <w:start w:val="1"/>
      <w:numFmt w:val="bullet"/>
      <w:lvlText w:val=""/>
      <w:lvlJc w:val="left"/>
      <w:pPr>
        <w:ind w:left="1965" w:hanging="480"/>
      </w:pPr>
      <w:rPr>
        <w:rFonts w:ascii="Wingdings" w:hAnsi="Wingdings" w:hint="default"/>
      </w:rPr>
    </w:lvl>
    <w:lvl w:ilvl="3" w:tplc="04090001" w:tentative="1">
      <w:start w:val="1"/>
      <w:numFmt w:val="bullet"/>
      <w:lvlText w:val=""/>
      <w:lvlJc w:val="left"/>
      <w:pPr>
        <w:ind w:left="2445" w:hanging="480"/>
      </w:pPr>
      <w:rPr>
        <w:rFonts w:ascii="Wingdings" w:hAnsi="Wingdings" w:hint="default"/>
      </w:rPr>
    </w:lvl>
    <w:lvl w:ilvl="4" w:tplc="04090003" w:tentative="1">
      <w:start w:val="1"/>
      <w:numFmt w:val="bullet"/>
      <w:lvlText w:val=""/>
      <w:lvlJc w:val="left"/>
      <w:pPr>
        <w:ind w:left="2925" w:hanging="480"/>
      </w:pPr>
      <w:rPr>
        <w:rFonts w:ascii="Wingdings" w:hAnsi="Wingdings" w:hint="default"/>
      </w:rPr>
    </w:lvl>
    <w:lvl w:ilvl="5" w:tplc="04090005" w:tentative="1">
      <w:start w:val="1"/>
      <w:numFmt w:val="bullet"/>
      <w:lvlText w:val=""/>
      <w:lvlJc w:val="left"/>
      <w:pPr>
        <w:ind w:left="3405" w:hanging="480"/>
      </w:pPr>
      <w:rPr>
        <w:rFonts w:ascii="Wingdings" w:hAnsi="Wingdings" w:hint="default"/>
      </w:rPr>
    </w:lvl>
    <w:lvl w:ilvl="6" w:tplc="04090001" w:tentative="1">
      <w:start w:val="1"/>
      <w:numFmt w:val="bullet"/>
      <w:lvlText w:val=""/>
      <w:lvlJc w:val="left"/>
      <w:pPr>
        <w:ind w:left="3885" w:hanging="480"/>
      </w:pPr>
      <w:rPr>
        <w:rFonts w:ascii="Wingdings" w:hAnsi="Wingdings" w:hint="default"/>
      </w:rPr>
    </w:lvl>
    <w:lvl w:ilvl="7" w:tplc="04090003" w:tentative="1">
      <w:start w:val="1"/>
      <w:numFmt w:val="bullet"/>
      <w:lvlText w:val=""/>
      <w:lvlJc w:val="left"/>
      <w:pPr>
        <w:ind w:left="4365" w:hanging="480"/>
      </w:pPr>
      <w:rPr>
        <w:rFonts w:ascii="Wingdings" w:hAnsi="Wingdings" w:hint="default"/>
      </w:rPr>
    </w:lvl>
    <w:lvl w:ilvl="8" w:tplc="04090005" w:tentative="1">
      <w:start w:val="1"/>
      <w:numFmt w:val="bullet"/>
      <w:lvlText w:val=""/>
      <w:lvlJc w:val="left"/>
      <w:pPr>
        <w:ind w:left="4845" w:hanging="480"/>
      </w:pPr>
      <w:rPr>
        <w:rFonts w:ascii="Wingdings" w:hAnsi="Wingdings" w:hint="default"/>
      </w:rPr>
    </w:lvl>
  </w:abstractNum>
  <w:abstractNum w:abstractNumId="33" w15:restartNumberingAfterBreak="0">
    <w:nsid w:val="5B3B1FB2"/>
    <w:multiLevelType w:val="hybridMultilevel"/>
    <w:tmpl w:val="26B20160"/>
    <w:lvl w:ilvl="0" w:tplc="1BE807E6">
      <w:start w:val="1"/>
      <w:numFmt w:val="bullet"/>
      <w:pStyle w:val="A21"/>
      <w:lvlText w:val=""/>
      <w:lvlJc w:val="left"/>
      <w:pPr>
        <w:ind w:left="1730" w:hanging="480"/>
      </w:pPr>
      <w:rPr>
        <w:rFonts w:ascii="Wingdings" w:hAnsi="Wingdings" w:hint="default"/>
      </w:rPr>
    </w:lvl>
    <w:lvl w:ilvl="1" w:tplc="04090003" w:tentative="1">
      <w:start w:val="1"/>
      <w:numFmt w:val="bullet"/>
      <w:lvlText w:val=""/>
      <w:lvlJc w:val="left"/>
      <w:pPr>
        <w:ind w:left="2210" w:hanging="480"/>
      </w:pPr>
      <w:rPr>
        <w:rFonts w:ascii="Wingdings" w:hAnsi="Wingdings" w:hint="default"/>
      </w:rPr>
    </w:lvl>
    <w:lvl w:ilvl="2" w:tplc="04090005" w:tentative="1">
      <w:start w:val="1"/>
      <w:numFmt w:val="bullet"/>
      <w:lvlText w:val=""/>
      <w:lvlJc w:val="left"/>
      <w:pPr>
        <w:ind w:left="2690" w:hanging="480"/>
      </w:pPr>
      <w:rPr>
        <w:rFonts w:ascii="Wingdings" w:hAnsi="Wingdings" w:hint="default"/>
      </w:rPr>
    </w:lvl>
    <w:lvl w:ilvl="3" w:tplc="04090001" w:tentative="1">
      <w:start w:val="1"/>
      <w:numFmt w:val="bullet"/>
      <w:lvlText w:val=""/>
      <w:lvlJc w:val="left"/>
      <w:pPr>
        <w:ind w:left="3170" w:hanging="480"/>
      </w:pPr>
      <w:rPr>
        <w:rFonts w:ascii="Wingdings" w:hAnsi="Wingdings" w:hint="default"/>
      </w:rPr>
    </w:lvl>
    <w:lvl w:ilvl="4" w:tplc="04090003" w:tentative="1">
      <w:start w:val="1"/>
      <w:numFmt w:val="bullet"/>
      <w:lvlText w:val=""/>
      <w:lvlJc w:val="left"/>
      <w:pPr>
        <w:ind w:left="3650" w:hanging="480"/>
      </w:pPr>
      <w:rPr>
        <w:rFonts w:ascii="Wingdings" w:hAnsi="Wingdings" w:hint="default"/>
      </w:rPr>
    </w:lvl>
    <w:lvl w:ilvl="5" w:tplc="04090005" w:tentative="1">
      <w:start w:val="1"/>
      <w:numFmt w:val="bullet"/>
      <w:lvlText w:val=""/>
      <w:lvlJc w:val="left"/>
      <w:pPr>
        <w:ind w:left="4130" w:hanging="480"/>
      </w:pPr>
      <w:rPr>
        <w:rFonts w:ascii="Wingdings" w:hAnsi="Wingdings" w:hint="default"/>
      </w:rPr>
    </w:lvl>
    <w:lvl w:ilvl="6" w:tplc="04090001" w:tentative="1">
      <w:start w:val="1"/>
      <w:numFmt w:val="bullet"/>
      <w:lvlText w:val=""/>
      <w:lvlJc w:val="left"/>
      <w:pPr>
        <w:ind w:left="4610" w:hanging="480"/>
      </w:pPr>
      <w:rPr>
        <w:rFonts w:ascii="Wingdings" w:hAnsi="Wingdings" w:hint="default"/>
      </w:rPr>
    </w:lvl>
    <w:lvl w:ilvl="7" w:tplc="04090003" w:tentative="1">
      <w:start w:val="1"/>
      <w:numFmt w:val="bullet"/>
      <w:lvlText w:val=""/>
      <w:lvlJc w:val="left"/>
      <w:pPr>
        <w:ind w:left="5090" w:hanging="480"/>
      </w:pPr>
      <w:rPr>
        <w:rFonts w:ascii="Wingdings" w:hAnsi="Wingdings" w:hint="default"/>
      </w:rPr>
    </w:lvl>
    <w:lvl w:ilvl="8" w:tplc="04090005" w:tentative="1">
      <w:start w:val="1"/>
      <w:numFmt w:val="bullet"/>
      <w:lvlText w:val=""/>
      <w:lvlJc w:val="left"/>
      <w:pPr>
        <w:ind w:left="5570" w:hanging="480"/>
      </w:pPr>
      <w:rPr>
        <w:rFonts w:ascii="Wingdings" w:hAnsi="Wingdings" w:hint="default"/>
      </w:rPr>
    </w:lvl>
  </w:abstractNum>
  <w:abstractNum w:abstractNumId="34" w15:restartNumberingAfterBreak="0">
    <w:nsid w:val="60A97484"/>
    <w:multiLevelType w:val="multilevel"/>
    <w:tmpl w:val="F0BC1AA4"/>
    <w:lvl w:ilvl="0">
      <w:start w:val="1"/>
      <w:numFmt w:val="taiwaneseCountingThousand"/>
      <w:pStyle w:val="aa"/>
      <w:lvlText w:val="第%1章"/>
      <w:lvlJc w:val="left"/>
      <w:pPr>
        <w:ind w:left="480" w:hanging="48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taiwaneseCountingThousand"/>
      <w:pStyle w:val="ab"/>
      <w:lvlText w:val="第%2節"/>
      <w:lvlJc w:val="left"/>
      <w:pPr>
        <w:ind w:left="900" w:hanging="700"/>
      </w:pPr>
      <w:rPr>
        <w:rFonts w:ascii="Times New Roman" w:eastAsia="標楷體" w:hAnsi="Times New Roman" w:hint="default"/>
        <w:b w:val="0"/>
        <w:i w:val="0"/>
        <w:sz w:val="28"/>
      </w:rPr>
    </w:lvl>
    <w:lvl w:ilvl="2">
      <w:start w:val="1"/>
      <w:numFmt w:val="taiwaneseCountingThousand"/>
      <w:pStyle w:val="ac"/>
      <w:lvlText w:val="%3、"/>
      <w:lvlJc w:val="left"/>
      <w:pPr>
        <w:ind w:left="1260" w:hanging="700"/>
      </w:pPr>
      <w:rPr>
        <w:rFonts w:ascii="Times New Roman" w:eastAsia="標楷體" w:hAnsi="Times New Roman" w:hint="default"/>
        <w:b w:val="0"/>
        <w:i w:val="0"/>
        <w:sz w:val="28"/>
      </w:rPr>
    </w:lvl>
    <w:lvl w:ilvl="3">
      <w:start w:val="1"/>
      <w:numFmt w:val="taiwaneseCountingThousand"/>
      <w:pStyle w:val="ad"/>
      <w:lvlText w:val="(%4)"/>
      <w:lvlJc w:val="left"/>
      <w:pPr>
        <w:ind w:left="1400" w:hanging="560"/>
      </w:pPr>
      <w:rPr>
        <w:rFonts w:ascii="Times New Roman" w:eastAsia="標楷體" w:hAnsi="Times New Roman" w:hint="default"/>
        <w:b w:val="0"/>
        <w:i w:val="0"/>
        <w:sz w:val="28"/>
      </w:rPr>
    </w:lvl>
    <w:lvl w:ilvl="4">
      <w:start w:val="1"/>
      <w:numFmt w:val="decimal"/>
      <w:pStyle w:val="18"/>
      <w:lvlText w:val="%5."/>
      <w:lvlJc w:val="left"/>
      <w:pPr>
        <w:ind w:left="1540" w:hanging="420"/>
      </w:pPr>
      <w:rPr>
        <w:rFonts w:ascii="Times New Roman" w:eastAsia="標楷體" w:hAnsi="Times New Roman" w:hint="default"/>
        <w:b w:val="0"/>
        <w:i w:val="0"/>
        <w:sz w:val="28"/>
      </w:rPr>
    </w:lvl>
    <w:lvl w:ilvl="5">
      <w:start w:val="1"/>
      <w:numFmt w:val="decimal"/>
      <w:pStyle w:val="19"/>
      <w:lvlText w:val="(%6)"/>
      <w:lvlJc w:val="left"/>
      <w:pPr>
        <w:ind w:left="1820" w:hanging="420"/>
      </w:pPr>
      <w:rPr>
        <w:rFonts w:ascii="Times New Roman" w:eastAsia="標楷體" w:hAnsi="Times New Roman" w:hint="default"/>
        <w:b w:val="0"/>
        <w:i w:val="0"/>
        <w:sz w:val="28"/>
      </w:rPr>
    </w:lvl>
    <w:lvl w:ilvl="6">
      <w:start w:val="1"/>
      <w:numFmt w:val="upperLetter"/>
      <w:pStyle w:val="Ae"/>
      <w:lvlText w:val="%7."/>
      <w:lvlJc w:val="left"/>
      <w:pPr>
        <w:ind w:left="2100" w:hanging="420"/>
      </w:pPr>
      <w:rPr>
        <w:rFonts w:ascii="Times New Roman" w:eastAsia="標楷體" w:hAnsi="Times New Roman" w:cs="Times New Roman" w:hint="default"/>
        <w:b w:val="0"/>
        <w:bCs w:val="0"/>
        <w:i w:val="0"/>
        <w:iCs w:val="0"/>
        <w: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upperLetter"/>
      <w:pStyle w:val="Af"/>
      <w:lvlText w:val="(%8)"/>
      <w:lvlJc w:val="left"/>
      <w:pPr>
        <w:ind w:left="2380" w:hanging="420"/>
      </w:pPr>
      <w:rPr>
        <w:rFonts w:ascii="Times New Roman" w:eastAsia="標楷體" w:hAnsi="Times New Roman" w:hint="default"/>
        <w:b w:val="0"/>
        <w:i w:val="0"/>
        <w:sz w:val="28"/>
      </w:rPr>
    </w:lvl>
    <w:lvl w:ilvl="8">
      <w:start w:val="1"/>
      <w:numFmt w:val="lowerLetter"/>
      <w:pStyle w:val="af0"/>
      <w:lvlText w:val="%9."/>
      <w:lvlJc w:val="left"/>
      <w:pPr>
        <w:ind w:left="2660" w:hanging="420"/>
      </w:pPr>
      <w:rPr>
        <w:rFonts w:ascii="Times New Roman" w:eastAsia="標楷體" w:hAnsi="Times New Roman" w:hint="default"/>
        <w:b w:val="0"/>
        <w:i w:val="0"/>
        <w:sz w:val="28"/>
      </w:rPr>
    </w:lvl>
  </w:abstractNum>
  <w:abstractNum w:abstractNumId="35" w15:restartNumberingAfterBreak="0">
    <w:nsid w:val="67323C12"/>
    <w:multiLevelType w:val="hybridMultilevel"/>
    <w:tmpl w:val="3EEC585C"/>
    <w:lvl w:ilvl="0" w:tplc="2F88BACC">
      <w:start w:val="1"/>
      <w:numFmt w:val="bullet"/>
      <w:pStyle w:val="A12"/>
      <w:lvlText w:val=""/>
      <w:lvlJc w:val="left"/>
      <w:pPr>
        <w:ind w:left="1630" w:hanging="480"/>
      </w:pPr>
      <w:rPr>
        <w:rFonts w:ascii="Wingdings" w:hAnsi="Wingdings" w:hint="default"/>
      </w:rPr>
    </w:lvl>
    <w:lvl w:ilvl="1" w:tplc="04090003" w:tentative="1">
      <w:start w:val="1"/>
      <w:numFmt w:val="bullet"/>
      <w:lvlText w:val=""/>
      <w:lvlJc w:val="left"/>
      <w:pPr>
        <w:ind w:left="2110" w:hanging="480"/>
      </w:pPr>
      <w:rPr>
        <w:rFonts w:ascii="Wingdings" w:hAnsi="Wingdings" w:hint="default"/>
      </w:rPr>
    </w:lvl>
    <w:lvl w:ilvl="2" w:tplc="04090005" w:tentative="1">
      <w:start w:val="1"/>
      <w:numFmt w:val="bullet"/>
      <w:lvlText w:val=""/>
      <w:lvlJc w:val="left"/>
      <w:pPr>
        <w:ind w:left="2590" w:hanging="480"/>
      </w:pPr>
      <w:rPr>
        <w:rFonts w:ascii="Wingdings" w:hAnsi="Wingdings" w:hint="default"/>
      </w:rPr>
    </w:lvl>
    <w:lvl w:ilvl="3" w:tplc="04090001" w:tentative="1">
      <w:start w:val="1"/>
      <w:numFmt w:val="bullet"/>
      <w:lvlText w:val=""/>
      <w:lvlJc w:val="left"/>
      <w:pPr>
        <w:ind w:left="3070" w:hanging="480"/>
      </w:pPr>
      <w:rPr>
        <w:rFonts w:ascii="Wingdings" w:hAnsi="Wingdings" w:hint="default"/>
      </w:rPr>
    </w:lvl>
    <w:lvl w:ilvl="4" w:tplc="04090003" w:tentative="1">
      <w:start w:val="1"/>
      <w:numFmt w:val="bullet"/>
      <w:lvlText w:val=""/>
      <w:lvlJc w:val="left"/>
      <w:pPr>
        <w:ind w:left="3550" w:hanging="480"/>
      </w:pPr>
      <w:rPr>
        <w:rFonts w:ascii="Wingdings" w:hAnsi="Wingdings" w:hint="default"/>
      </w:rPr>
    </w:lvl>
    <w:lvl w:ilvl="5" w:tplc="04090005" w:tentative="1">
      <w:start w:val="1"/>
      <w:numFmt w:val="bullet"/>
      <w:lvlText w:val=""/>
      <w:lvlJc w:val="left"/>
      <w:pPr>
        <w:ind w:left="4030" w:hanging="480"/>
      </w:pPr>
      <w:rPr>
        <w:rFonts w:ascii="Wingdings" w:hAnsi="Wingdings" w:hint="default"/>
      </w:rPr>
    </w:lvl>
    <w:lvl w:ilvl="6" w:tplc="04090001" w:tentative="1">
      <w:start w:val="1"/>
      <w:numFmt w:val="bullet"/>
      <w:lvlText w:val=""/>
      <w:lvlJc w:val="left"/>
      <w:pPr>
        <w:ind w:left="4510" w:hanging="480"/>
      </w:pPr>
      <w:rPr>
        <w:rFonts w:ascii="Wingdings" w:hAnsi="Wingdings" w:hint="default"/>
      </w:rPr>
    </w:lvl>
    <w:lvl w:ilvl="7" w:tplc="04090003" w:tentative="1">
      <w:start w:val="1"/>
      <w:numFmt w:val="bullet"/>
      <w:lvlText w:val=""/>
      <w:lvlJc w:val="left"/>
      <w:pPr>
        <w:ind w:left="4990" w:hanging="480"/>
      </w:pPr>
      <w:rPr>
        <w:rFonts w:ascii="Wingdings" w:hAnsi="Wingdings" w:hint="default"/>
      </w:rPr>
    </w:lvl>
    <w:lvl w:ilvl="8" w:tplc="04090005" w:tentative="1">
      <w:start w:val="1"/>
      <w:numFmt w:val="bullet"/>
      <w:lvlText w:val=""/>
      <w:lvlJc w:val="left"/>
      <w:pPr>
        <w:ind w:left="5470" w:hanging="480"/>
      </w:pPr>
      <w:rPr>
        <w:rFonts w:ascii="Wingdings" w:hAnsi="Wingdings" w:hint="default"/>
      </w:rPr>
    </w:lvl>
  </w:abstractNum>
  <w:abstractNum w:abstractNumId="36" w15:restartNumberingAfterBreak="0">
    <w:nsid w:val="67E61E4E"/>
    <w:multiLevelType w:val="hybridMultilevel"/>
    <w:tmpl w:val="88C2E97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684D301E"/>
    <w:multiLevelType w:val="hybridMultilevel"/>
    <w:tmpl w:val="FE84B540"/>
    <w:lvl w:ilvl="0" w:tplc="F0D820BC">
      <w:start w:val="1"/>
      <w:numFmt w:val="bullet"/>
      <w:pStyle w:val="A22"/>
      <w:lvlText w:val=""/>
      <w:lvlJc w:val="left"/>
      <w:pPr>
        <w:ind w:left="1605" w:hanging="480"/>
      </w:pPr>
      <w:rPr>
        <w:rFonts w:ascii="Wingdings" w:hAnsi="Wingdings" w:hint="default"/>
      </w:rPr>
    </w:lvl>
    <w:lvl w:ilvl="1" w:tplc="04090003" w:tentative="1">
      <w:start w:val="1"/>
      <w:numFmt w:val="bullet"/>
      <w:lvlText w:val=""/>
      <w:lvlJc w:val="left"/>
      <w:pPr>
        <w:ind w:left="2085" w:hanging="480"/>
      </w:pPr>
      <w:rPr>
        <w:rFonts w:ascii="Wingdings" w:hAnsi="Wingdings" w:hint="default"/>
      </w:rPr>
    </w:lvl>
    <w:lvl w:ilvl="2" w:tplc="04090005" w:tentative="1">
      <w:start w:val="1"/>
      <w:numFmt w:val="bullet"/>
      <w:lvlText w:val=""/>
      <w:lvlJc w:val="left"/>
      <w:pPr>
        <w:ind w:left="2565" w:hanging="480"/>
      </w:pPr>
      <w:rPr>
        <w:rFonts w:ascii="Wingdings" w:hAnsi="Wingdings" w:hint="default"/>
      </w:rPr>
    </w:lvl>
    <w:lvl w:ilvl="3" w:tplc="04090001" w:tentative="1">
      <w:start w:val="1"/>
      <w:numFmt w:val="bullet"/>
      <w:lvlText w:val=""/>
      <w:lvlJc w:val="left"/>
      <w:pPr>
        <w:ind w:left="3045" w:hanging="480"/>
      </w:pPr>
      <w:rPr>
        <w:rFonts w:ascii="Wingdings" w:hAnsi="Wingdings" w:hint="default"/>
      </w:rPr>
    </w:lvl>
    <w:lvl w:ilvl="4" w:tplc="04090003" w:tentative="1">
      <w:start w:val="1"/>
      <w:numFmt w:val="bullet"/>
      <w:lvlText w:val=""/>
      <w:lvlJc w:val="left"/>
      <w:pPr>
        <w:ind w:left="3525" w:hanging="480"/>
      </w:pPr>
      <w:rPr>
        <w:rFonts w:ascii="Wingdings" w:hAnsi="Wingdings" w:hint="default"/>
      </w:rPr>
    </w:lvl>
    <w:lvl w:ilvl="5" w:tplc="04090005" w:tentative="1">
      <w:start w:val="1"/>
      <w:numFmt w:val="bullet"/>
      <w:lvlText w:val=""/>
      <w:lvlJc w:val="left"/>
      <w:pPr>
        <w:ind w:left="4005" w:hanging="480"/>
      </w:pPr>
      <w:rPr>
        <w:rFonts w:ascii="Wingdings" w:hAnsi="Wingdings" w:hint="default"/>
      </w:rPr>
    </w:lvl>
    <w:lvl w:ilvl="6" w:tplc="04090001" w:tentative="1">
      <w:start w:val="1"/>
      <w:numFmt w:val="bullet"/>
      <w:lvlText w:val=""/>
      <w:lvlJc w:val="left"/>
      <w:pPr>
        <w:ind w:left="4485" w:hanging="480"/>
      </w:pPr>
      <w:rPr>
        <w:rFonts w:ascii="Wingdings" w:hAnsi="Wingdings" w:hint="default"/>
      </w:rPr>
    </w:lvl>
    <w:lvl w:ilvl="7" w:tplc="04090003" w:tentative="1">
      <w:start w:val="1"/>
      <w:numFmt w:val="bullet"/>
      <w:lvlText w:val=""/>
      <w:lvlJc w:val="left"/>
      <w:pPr>
        <w:ind w:left="4965" w:hanging="480"/>
      </w:pPr>
      <w:rPr>
        <w:rFonts w:ascii="Wingdings" w:hAnsi="Wingdings" w:hint="default"/>
      </w:rPr>
    </w:lvl>
    <w:lvl w:ilvl="8" w:tplc="04090005" w:tentative="1">
      <w:start w:val="1"/>
      <w:numFmt w:val="bullet"/>
      <w:lvlText w:val=""/>
      <w:lvlJc w:val="left"/>
      <w:pPr>
        <w:ind w:left="5445" w:hanging="480"/>
      </w:pPr>
      <w:rPr>
        <w:rFonts w:ascii="Wingdings" w:hAnsi="Wingdings" w:hint="default"/>
      </w:rPr>
    </w:lvl>
  </w:abstractNum>
  <w:abstractNum w:abstractNumId="38" w15:restartNumberingAfterBreak="0">
    <w:nsid w:val="76F859AC"/>
    <w:multiLevelType w:val="hybridMultilevel"/>
    <w:tmpl w:val="B7A0E39A"/>
    <w:lvl w:ilvl="0" w:tplc="0CA67C60">
      <w:start w:val="1"/>
      <w:numFmt w:val="bullet"/>
      <w:pStyle w:val="120"/>
      <w:lvlText w:val=""/>
      <w:lvlJc w:val="left"/>
      <w:pPr>
        <w:ind w:left="1255" w:hanging="480"/>
      </w:pPr>
      <w:rPr>
        <w:rFonts w:ascii="Wingdings" w:hAnsi="Wingdings" w:hint="default"/>
      </w:rPr>
    </w:lvl>
    <w:lvl w:ilvl="1" w:tplc="04090003" w:tentative="1">
      <w:start w:val="1"/>
      <w:numFmt w:val="bullet"/>
      <w:lvlText w:val=""/>
      <w:lvlJc w:val="left"/>
      <w:pPr>
        <w:ind w:left="1735" w:hanging="480"/>
      </w:pPr>
      <w:rPr>
        <w:rFonts w:ascii="Wingdings" w:hAnsi="Wingdings" w:hint="default"/>
      </w:rPr>
    </w:lvl>
    <w:lvl w:ilvl="2" w:tplc="04090005" w:tentative="1">
      <w:start w:val="1"/>
      <w:numFmt w:val="bullet"/>
      <w:lvlText w:val=""/>
      <w:lvlJc w:val="left"/>
      <w:pPr>
        <w:ind w:left="2215" w:hanging="480"/>
      </w:pPr>
      <w:rPr>
        <w:rFonts w:ascii="Wingdings" w:hAnsi="Wingdings" w:hint="default"/>
      </w:rPr>
    </w:lvl>
    <w:lvl w:ilvl="3" w:tplc="04090001" w:tentative="1">
      <w:start w:val="1"/>
      <w:numFmt w:val="bullet"/>
      <w:lvlText w:val=""/>
      <w:lvlJc w:val="left"/>
      <w:pPr>
        <w:ind w:left="2695" w:hanging="480"/>
      </w:pPr>
      <w:rPr>
        <w:rFonts w:ascii="Wingdings" w:hAnsi="Wingdings" w:hint="default"/>
      </w:rPr>
    </w:lvl>
    <w:lvl w:ilvl="4" w:tplc="04090003" w:tentative="1">
      <w:start w:val="1"/>
      <w:numFmt w:val="bullet"/>
      <w:lvlText w:val=""/>
      <w:lvlJc w:val="left"/>
      <w:pPr>
        <w:ind w:left="3175" w:hanging="480"/>
      </w:pPr>
      <w:rPr>
        <w:rFonts w:ascii="Wingdings" w:hAnsi="Wingdings" w:hint="default"/>
      </w:rPr>
    </w:lvl>
    <w:lvl w:ilvl="5" w:tplc="04090005" w:tentative="1">
      <w:start w:val="1"/>
      <w:numFmt w:val="bullet"/>
      <w:lvlText w:val=""/>
      <w:lvlJc w:val="left"/>
      <w:pPr>
        <w:ind w:left="3655" w:hanging="480"/>
      </w:pPr>
      <w:rPr>
        <w:rFonts w:ascii="Wingdings" w:hAnsi="Wingdings" w:hint="default"/>
      </w:rPr>
    </w:lvl>
    <w:lvl w:ilvl="6" w:tplc="04090001" w:tentative="1">
      <w:start w:val="1"/>
      <w:numFmt w:val="bullet"/>
      <w:lvlText w:val=""/>
      <w:lvlJc w:val="left"/>
      <w:pPr>
        <w:ind w:left="4135" w:hanging="480"/>
      </w:pPr>
      <w:rPr>
        <w:rFonts w:ascii="Wingdings" w:hAnsi="Wingdings" w:hint="default"/>
      </w:rPr>
    </w:lvl>
    <w:lvl w:ilvl="7" w:tplc="04090003" w:tentative="1">
      <w:start w:val="1"/>
      <w:numFmt w:val="bullet"/>
      <w:lvlText w:val=""/>
      <w:lvlJc w:val="left"/>
      <w:pPr>
        <w:ind w:left="4615" w:hanging="480"/>
      </w:pPr>
      <w:rPr>
        <w:rFonts w:ascii="Wingdings" w:hAnsi="Wingdings" w:hint="default"/>
      </w:rPr>
    </w:lvl>
    <w:lvl w:ilvl="8" w:tplc="04090005" w:tentative="1">
      <w:start w:val="1"/>
      <w:numFmt w:val="bullet"/>
      <w:lvlText w:val=""/>
      <w:lvlJc w:val="left"/>
      <w:pPr>
        <w:ind w:left="5095" w:hanging="480"/>
      </w:pPr>
      <w:rPr>
        <w:rFonts w:ascii="Wingdings" w:hAnsi="Wingdings" w:hint="default"/>
      </w:rPr>
    </w:lvl>
  </w:abstractNum>
  <w:abstractNum w:abstractNumId="39" w15:restartNumberingAfterBreak="0">
    <w:nsid w:val="7E2B0711"/>
    <w:multiLevelType w:val="hybridMultilevel"/>
    <w:tmpl w:val="9004748C"/>
    <w:lvl w:ilvl="0" w:tplc="D3B2ED66">
      <w:start w:val="1"/>
      <w:numFmt w:val="lowerLetter"/>
      <w:pStyle w:val="9"/>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num w:numId="1" w16cid:durableId="36976651">
    <w:abstractNumId w:val="27"/>
  </w:num>
  <w:num w:numId="2" w16cid:durableId="1726833610">
    <w:abstractNumId w:val="16"/>
  </w:num>
  <w:num w:numId="3" w16cid:durableId="1440636847">
    <w:abstractNumId w:val="28"/>
  </w:num>
  <w:num w:numId="4" w16cid:durableId="1469274586">
    <w:abstractNumId w:val="10"/>
  </w:num>
  <w:num w:numId="5" w16cid:durableId="79107803">
    <w:abstractNumId w:val="18"/>
  </w:num>
  <w:num w:numId="6" w16cid:durableId="5521769">
    <w:abstractNumId w:val="30"/>
  </w:num>
  <w:num w:numId="7" w16cid:durableId="2024747218">
    <w:abstractNumId w:val="23"/>
  </w:num>
  <w:num w:numId="8" w16cid:durableId="342322238">
    <w:abstractNumId w:val="31"/>
  </w:num>
  <w:num w:numId="9" w16cid:durableId="143401412">
    <w:abstractNumId w:val="38"/>
  </w:num>
  <w:num w:numId="10" w16cid:durableId="2124612253">
    <w:abstractNumId w:val="4"/>
  </w:num>
  <w:num w:numId="11" w16cid:durableId="900560033">
    <w:abstractNumId w:val="9"/>
  </w:num>
  <w:num w:numId="12" w16cid:durableId="2069720989">
    <w:abstractNumId w:val="17"/>
  </w:num>
  <w:num w:numId="13" w16cid:durableId="655303502">
    <w:abstractNumId w:val="37"/>
  </w:num>
  <w:num w:numId="14" w16cid:durableId="821966823">
    <w:abstractNumId w:val="35"/>
  </w:num>
  <w:num w:numId="15" w16cid:durableId="2016225254">
    <w:abstractNumId w:val="33"/>
  </w:num>
  <w:num w:numId="16" w16cid:durableId="941499825">
    <w:abstractNumId w:val="0"/>
  </w:num>
  <w:num w:numId="17" w16cid:durableId="1011418407">
    <w:abstractNumId w:val="2"/>
  </w:num>
  <w:num w:numId="18" w16cid:durableId="2098865650">
    <w:abstractNumId w:val="21"/>
  </w:num>
  <w:num w:numId="19" w16cid:durableId="737089865">
    <w:abstractNumId w:val="20"/>
  </w:num>
  <w:num w:numId="20" w16cid:durableId="933434683">
    <w:abstractNumId w:val="8"/>
  </w:num>
  <w:num w:numId="21" w16cid:durableId="257639197">
    <w:abstractNumId w:val="1"/>
  </w:num>
  <w:num w:numId="22" w16cid:durableId="863641013">
    <w:abstractNumId w:val="32"/>
  </w:num>
  <w:num w:numId="23" w16cid:durableId="330762010">
    <w:abstractNumId w:val="34"/>
  </w:num>
  <w:num w:numId="24" w16cid:durableId="1206870851">
    <w:abstractNumId w:val="12"/>
  </w:num>
  <w:num w:numId="25" w16cid:durableId="835002026">
    <w:abstractNumId w:val="11"/>
  </w:num>
  <w:num w:numId="26" w16cid:durableId="1785492285">
    <w:abstractNumId w:val="22"/>
  </w:num>
  <w:num w:numId="27" w16cid:durableId="483590609">
    <w:abstractNumId w:val="39"/>
  </w:num>
  <w:num w:numId="28" w16cid:durableId="539056492">
    <w:abstractNumId w:val="25"/>
  </w:num>
  <w:num w:numId="29" w16cid:durableId="2004360133">
    <w:abstractNumId w:val="26"/>
  </w:num>
  <w:num w:numId="30" w16cid:durableId="457799873">
    <w:abstractNumId w:val="5"/>
  </w:num>
  <w:num w:numId="31" w16cid:durableId="2024281476">
    <w:abstractNumId w:val="6"/>
  </w:num>
  <w:num w:numId="32" w16cid:durableId="848640873">
    <w:abstractNumId w:val="13"/>
  </w:num>
  <w:num w:numId="33" w16cid:durableId="89549658">
    <w:abstractNumId w:val="3"/>
  </w:num>
  <w:num w:numId="34" w16cid:durableId="1264608880">
    <w:abstractNumId w:val="19"/>
  </w:num>
  <w:num w:numId="35" w16cid:durableId="1983658199">
    <w:abstractNumId w:val="14"/>
  </w:num>
  <w:num w:numId="36" w16cid:durableId="356008405">
    <w:abstractNumId w:val="29"/>
  </w:num>
  <w:num w:numId="37" w16cid:durableId="1672416814">
    <w:abstractNumId w:val="36"/>
  </w:num>
  <w:num w:numId="38" w16cid:durableId="1661544507">
    <w:abstractNumId w:val="15"/>
  </w:num>
  <w:num w:numId="39" w16cid:durableId="114643510">
    <w:abstractNumId w:val="7"/>
  </w:num>
  <w:num w:numId="40" w16cid:durableId="1658074012">
    <w:abstractNumId w:val="24"/>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姜 廷儒">
    <w15:presenceInfo w15:providerId="None" w15:userId="姜 廷儒"/>
  </w15:person>
  <w15:person w15:author="傅駿勳">
    <w15:presenceInfo w15:providerId="AD" w15:userId="S-1-5-21-723033063-3592060098-1723796073-12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markup="0"/>
  <w:trackRevisions/>
  <w:styleLockTheme/>
  <w:styleLockQFSet/>
  <w:defaultTabStop w:val="56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020"/>
    <w:rsid w:val="0000300F"/>
    <w:rsid w:val="00006D46"/>
    <w:rsid w:val="00017A3F"/>
    <w:rsid w:val="00020AC1"/>
    <w:rsid w:val="00021476"/>
    <w:rsid w:val="00042616"/>
    <w:rsid w:val="00050042"/>
    <w:rsid w:val="000506C1"/>
    <w:rsid w:val="00054585"/>
    <w:rsid w:val="00057551"/>
    <w:rsid w:val="0006172D"/>
    <w:rsid w:val="000626EA"/>
    <w:rsid w:val="00063078"/>
    <w:rsid w:val="00065BAB"/>
    <w:rsid w:val="000667F3"/>
    <w:rsid w:val="00066F61"/>
    <w:rsid w:val="00070628"/>
    <w:rsid w:val="00071EBB"/>
    <w:rsid w:val="0007712A"/>
    <w:rsid w:val="0009097B"/>
    <w:rsid w:val="0009162F"/>
    <w:rsid w:val="00093992"/>
    <w:rsid w:val="00097B99"/>
    <w:rsid w:val="000B1222"/>
    <w:rsid w:val="000B35E5"/>
    <w:rsid w:val="000B3F0B"/>
    <w:rsid w:val="000B4BDD"/>
    <w:rsid w:val="000C08B0"/>
    <w:rsid w:val="000C12A6"/>
    <w:rsid w:val="000C7F79"/>
    <w:rsid w:val="000D02FF"/>
    <w:rsid w:val="000D1581"/>
    <w:rsid w:val="000D5952"/>
    <w:rsid w:val="000D7012"/>
    <w:rsid w:val="000E0858"/>
    <w:rsid w:val="000F39B3"/>
    <w:rsid w:val="000F50DB"/>
    <w:rsid w:val="00101A69"/>
    <w:rsid w:val="00101E8F"/>
    <w:rsid w:val="00107A82"/>
    <w:rsid w:val="00111EF5"/>
    <w:rsid w:val="0011667D"/>
    <w:rsid w:val="00120D60"/>
    <w:rsid w:val="00121B40"/>
    <w:rsid w:val="00121C03"/>
    <w:rsid w:val="00123E2D"/>
    <w:rsid w:val="001245FB"/>
    <w:rsid w:val="0013307D"/>
    <w:rsid w:val="00151574"/>
    <w:rsid w:val="0015168A"/>
    <w:rsid w:val="001560B4"/>
    <w:rsid w:val="001600B7"/>
    <w:rsid w:val="00160EF7"/>
    <w:rsid w:val="001654CF"/>
    <w:rsid w:val="001700D1"/>
    <w:rsid w:val="001706C9"/>
    <w:rsid w:val="00185D51"/>
    <w:rsid w:val="0018737B"/>
    <w:rsid w:val="0019018A"/>
    <w:rsid w:val="00191A1A"/>
    <w:rsid w:val="001A717E"/>
    <w:rsid w:val="001B364B"/>
    <w:rsid w:val="001B4DCB"/>
    <w:rsid w:val="001C006B"/>
    <w:rsid w:val="001C416F"/>
    <w:rsid w:val="001E541F"/>
    <w:rsid w:val="001E58E2"/>
    <w:rsid w:val="002035FE"/>
    <w:rsid w:val="0022453B"/>
    <w:rsid w:val="002301C7"/>
    <w:rsid w:val="002337DB"/>
    <w:rsid w:val="00233BB1"/>
    <w:rsid w:val="002427F9"/>
    <w:rsid w:val="0024503C"/>
    <w:rsid w:val="002474FB"/>
    <w:rsid w:val="0025012F"/>
    <w:rsid w:val="00252C7D"/>
    <w:rsid w:val="00264F9E"/>
    <w:rsid w:val="00280536"/>
    <w:rsid w:val="00297DC9"/>
    <w:rsid w:val="00297F0A"/>
    <w:rsid w:val="002A53B7"/>
    <w:rsid w:val="002A6640"/>
    <w:rsid w:val="002B0830"/>
    <w:rsid w:val="002B7216"/>
    <w:rsid w:val="002B7E79"/>
    <w:rsid w:val="002C1DDB"/>
    <w:rsid w:val="002C1F05"/>
    <w:rsid w:val="002D61CA"/>
    <w:rsid w:val="002E7C05"/>
    <w:rsid w:val="002F2290"/>
    <w:rsid w:val="002F636D"/>
    <w:rsid w:val="002F7488"/>
    <w:rsid w:val="002F76A3"/>
    <w:rsid w:val="00301C3D"/>
    <w:rsid w:val="00301ED5"/>
    <w:rsid w:val="00313784"/>
    <w:rsid w:val="00316694"/>
    <w:rsid w:val="00316D65"/>
    <w:rsid w:val="00317A15"/>
    <w:rsid w:val="00320B91"/>
    <w:rsid w:val="00324A6B"/>
    <w:rsid w:val="00325E1C"/>
    <w:rsid w:val="00330508"/>
    <w:rsid w:val="003316F0"/>
    <w:rsid w:val="0033252A"/>
    <w:rsid w:val="00333022"/>
    <w:rsid w:val="00336D39"/>
    <w:rsid w:val="003406CA"/>
    <w:rsid w:val="00341FB5"/>
    <w:rsid w:val="003457B3"/>
    <w:rsid w:val="00362BB3"/>
    <w:rsid w:val="0036385B"/>
    <w:rsid w:val="003638B0"/>
    <w:rsid w:val="00365D02"/>
    <w:rsid w:val="0037102C"/>
    <w:rsid w:val="003713DD"/>
    <w:rsid w:val="00377B1F"/>
    <w:rsid w:val="00381757"/>
    <w:rsid w:val="003836FC"/>
    <w:rsid w:val="00384926"/>
    <w:rsid w:val="00396CB1"/>
    <w:rsid w:val="003A3DA2"/>
    <w:rsid w:val="003A466B"/>
    <w:rsid w:val="003A660B"/>
    <w:rsid w:val="003D5D56"/>
    <w:rsid w:val="003E3D2A"/>
    <w:rsid w:val="003E67C8"/>
    <w:rsid w:val="003E7EF0"/>
    <w:rsid w:val="003F1D2B"/>
    <w:rsid w:val="003F22FF"/>
    <w:rsid w:val="003F2FFF"/>
    <w:rsid w:val="003F4AE7"/>
    <w:rsid w:val="003F7890"/>
    <w:rsid w:val="00404AEB"/>
    <w:rsid w:val="00404F47"/>
    <w:rsid w:val="00405D3F"/>
    <w:rsid w:val="0041062E"/>
    <w:rsid w:val="00411132"/>
    <w:rsid w:val="00420886"/>
    <w:rsid w:val="004235A3"/>
    <w:rsid w:val="0042665D"/>
    <w:rsid w:val="00431EF1"/>
    <w:rsid w:val="004333A2"/>
    <w:rsid w:val="0043495A"/>
    <w:rsid w:val="00443137"/>
    <w:rsid w:val="00445861"/>
    <w:rsid w:val="00447730"/>
    <w:rsid w:val="0046005C"/>
    <w:rsid w:val="00462636"/>
    <w:rsid w:val="00464D2B"/>
    <w:rsid w:val="00473B1C"/>
    <w:rsid w:val="0047501A"/>
    <w:rsid w:val="00476A3C"/>
    <w:rsid w:val="00482035"/>
    <w:rsid w:val="00492893"/>
    <w:rsid w:val="0049611D"/>
    <w:rsid w:val="00496C0D"/>
    <w:rsid w:val="004A0D3D"/>
    <w:rsid w:val="004A2186"/>
    <w:rsid w:val="004A3D1B"/>
    <w:rsid w:val="004B05D7"/>
    <w:rsid w:val="004B5B46"/>
    <w:rsid w:val="004C178B"/>
    <w:rsid w:val="004C18AD"/>
    <w:rsid w:val="004C794B"/>
    <w:rsid w:val="004D3230"/>
    <w:rsid w:val="004D7420"/>
    <w:rsid w:val="004D7ADB"/>
    <w:rsid w:val="004E016D"/>
    <w:rsid w:val="005049EB"/>
    <w:rsid w:val="00513CF4"/>
    <w:rsid w:val="00514086"/>
    <w:rsid w:val="005141E4"/>
    <w:rsid w:val="00514863"/>
    <w:rsid w:val="005149B7"/>
    <w:rsid w:val="00515140"/>
    <w:rsid w:val="005152A6"/>
    <w:rsid w:val="005228B8"/>
    <w:rsid w:val="00524FEC"/>
    <w:rsid w:val="00531DE5"/>
    <w:rsid w:val="00546ABB"/>
    <w:rsid w:val="005477A6"/>
    <w:rsid w:val="00554499"/>
    <w:rsid w:val="005554A9"/>
    <w:rsid w:val="00555504"/>
    <w:rsid w:val="0056060C"/>
    <w:rsid w:val="00564565"/>
    <w:rsid w:val="005703F4"/>
    <w:rsid w:val="00570987"/>
    <w:rsid w:val="00576890"/>
    <w:rsid w:val="00581009"/>
    <w:rsid w:val="00581278"/>
    <w:rsid w:val="00581BDB"/>
    <w:rsid w:val="00581F59"/>
    <w:rsid w:val="005942A3"/>
    <w:rsid w:val="005A3DCB"/>
    <w:rsid w:val="005B1D15"/>
    <w:rsid w:val="005B1ED4"/>
    <w:rsid w:val="005B2CC2"/>
    <w:rsid w:val="005C469A"/>
    <w:rsid w:val="005D5562"/>
    <w:rsid w:val="005D6BD2"/>
    <w:rsid w:val="005E5A90"/>
    <w:rsid w:val="005F2A4B"/>
    <w:rsid w:val="005F3A2D"/>
    <w:rsid w:val="005F41E4"/>
    <w:rsid w:val="005F5EB2"/>
    <w:rsid w:val="005F62B0"/>
    <w:rsid w:val="005F752E"/>
    <w:rsid w:val="0060202E"/>
    <w:rsid w:val="00611658"/>
    <w:rsid w:val="00617AEC"/>
    <w:rsid w:val="00617F35"/>
    <w:rsid w:val="00625F01"/>
    <w:rsid w:val="00630F16"/>
    <w:rsid w:val="00637D13"/>
    <w:rsid w:val="0064040A"/>
    <w:rsid w:val="00646C28"/>
    <w:rsid w:val="00650CF3"/>
    <w:rsid w:val="006552AE"/>
    <w:rsid w:val="00666A08"/>
    <w:rsid w:val="0068192E"/>
    <w:rsid w:val="0068725C"/>
    <w:rsid w:val="0069045B"/>
    <w:rsid w:val="00694639"/>
    <w:rsid w:val="006966DD"/>
    <w:rsid w:val="006969E7"/>
    <w:rsid w:val="006A1E5F"/>
    <w:rsid w:val="006A625B"/>
    <w:rsid w:val="006A69B7"/>
    <w:rsid w:val="006B157F"/>
    <w:rsid w:val="006B5CDC"/>
    <w:rsid w:val="006B6090"/>
    <w:rsid w:val="006C38C5"/>
    <w:rsid w:val="006C4676"/>
    <w:rsid w:val="006C507F"/>
    <w:rsid w:val="006C7CC6"/>
    <w:rsid w:val="006D0985"/>
    <w:rsid w:val="006D6BE9"/>
    <w:rsid w:val="006D6E30"/>
    <w:rsid w:val="006D7250"/>
    <w:rsid w:val="006D7698"/>
    <w:rsid w:val="006E063B"/>
    <w:rsid w:val="006E2457"/>
    <w:rsid w:val="006E3141"/>
    <w:rsid w:val="006E48AB"/>
    <w:rsid w:val="006E5117"/>
    <w:rsid w:val="006E572C"/>
    <w:rsid w:val="006F0992"/>
    <w:rsid w:val="006F6BED"/>
    <w:rsid w:val="00704CC2"/>
    <w:rsid w:val="007063DE"/>
    <w:rsid w:val="0071680F"/>
    <w:rsid w:val="00722FCB"/>
    <w:rsid w:val="00725166"/>
    <w:rsid w:val="0072528F"/>
    <w:rsid w:val="007301A0"/>
    <w:rsid w:val="007315F5"/>
    <w:rsid w:val="00734A05"/>
    <w:rsid w:val="0074165D"/>
    <w:rsid w:val="00754B8F"/>
    <w:rsid w:val="00760542"/>
    <w:rsid w:val="007625DD"/>
    <w:rsid w:val="00764B97"/>
    <w:rsid w:val="007729AA"/>
    <w:rsid w:val="00774528"/>
    <w:rsid w:val="00776C5F"/>
    <w:rsid w:val="007804FC"/>
    <w:rsid w:val="007823DF"/>
    <w:rsid w:val="00784FDA"/>
    <w:rsid w:val="00790B1D"/>
    <w:rsid w:val="00795B10"/>
    <w:rsid w:val="00796565"/>
    <w:rsid w:val="007A0D2E"/>
    <w:rsid w:val="007A7AD6"/>
    <w:rsid w:val="007B76A8"/>
    <w:rsid w:val="007C10A8"/>
    <w:rsid w:val="007D1868"/>
    <w:rsid w:val="007D4614"/>
    <w:rsid w:val="007D4C3C"/>
    <w:rsid w:val="007D5DEF"/>
    <w:rsid w:val="007E1C27"/>
    <w:rsid w:val="007F0DB0"/>
    <w:rsid w:val="007F0EA8"/>
    <w:rsid w:val="007F1D79"/>
    <w:rsid w:val="007F2C21"/>
    <w:rsid w:val="007F2DD8"/>
    <w:rsid w:val="007F3096"/>
    <w:rsid w:val="0080386E"/>
    <w:rsid w:val="00824480"/>
    <w:rsid w:val="00827AE1"/>
    <w:rsid w:val="00834ECD"/>
    <w:rsid w:val="00851362"/>
    <w:rsid w:val="00853580"/>
    <w:rsid w:val="00853AC9"/>
    <w:rsid w:val="00854B04"/>
    <w:rsid w:val="008551A2"/>
    <w:rsid w:val="00855C31"/>
    <w:rsid w:val="00863222"/>
    <w:rsid w:val="00867747"/>
    <w:rsid w:val="00870818"/>
    <w:rsid w:val="00880023"/>
    <w:rsid w:val="0088725A"/>
    <w:rsid w:val="008902B5"/>
    <w:rsid w:val="008908E3"/>
    <w:rsid w:val="008916A8"/>
    <w:rsid w:val="00892D6A"/>
    <w:rsid w:val="00893874"/>
    <w:rsid w:val="00893B09"/>
    <w:rsid w:val="00895BF2"/>
    <w:rsid w:val="00897511"/>
    <w:rsid w:val="008B2020"/>
    <w:rsid w:val="008B2715"/>
    <w:rsid w:val="008B2762"/>
    <w:rsid w:val="008B2CFF"/>
    <w:rsid w:val="008B3F16"/>
    <w:rsid w:val="008C4239"/>
    <w:rsid w:val="008D6643"/>
    <w:rsid w:val="008E113E"/>
    <w:rsid w:val="008F35C6"/>
    <w:rsid w:val="008F5DC3"/>
    <w:rsid w:val="00910638"/>
    <w:rsid w:val="009176BB"/>
    <w:rsid w:val="009215A2"/>
    <w:rsid w:val="0092383D"/>
    <w:rsid w:val="0092617B"/>
    <w:rsid w:val="00927399"/>
    <w:rsid w:val="009300EB"/>
    <w:rsid w:val="00930C16"/>
    <w:rsid w:val="009316A9"/>
    <w:rsid w:val="00933AE2"/>
    <w:rsid w:val="0094025D"/>
    <w:rsid w:val="00942172"/>
    <w:rsid w:val="00943ACF"/>
    <w:rsid w:val="0094485C"/>
    <w:rsid w:val="009458BD"/>
    <w:rsid w:val="00951439"/>
    <w:rsid w:val="00952656"/>
    <w:rsid w:val="009530E5"/>
    <w:rsid w:val="00953BB2"/>
    <w:rsid w:val="00961F07"/>
    <w:rsid w:val="009669FA"/>
    <w:rsid w:val="00974525"/>
    <w:rsid w:val="009749F7"/>
    <w:rsid w:val="00980706"/>
    <w:rsid w:val="00981848"/>
    <w:rsid w:val="00984791"/>
    <w:rsid w:val="0099011B"/>
    <w:rsid w:val="00993106"/>
    <w:rsid w:val="00995E63"/>
    <w:rsid w:val="009A39A5"/>
    <w:rsid w:val="009A5653"/>
    <w:rsid w:val="009B1906"/>
    <w:rsid w:val="009B46A3"/>
    <w:rsid w:val="009C5097"/>
    <w:rsid w:val="009D16F8"/>
    <w:rsid w:val="009D658D"/>
    <w:rsid w:val="009E0433"/>
    <w:rsid w:val="009E1319"/>
    <w:rsid w:val="009E27E3"/>
    <w:rsid w:val="009E4684"/>
    <w:rsid w:val="009E6D1E"/>
    <w:rsid w:val="009F0606"/>
    <w:rsid w:val="009F0F98"/>
    <w:rsid w:val="009F13D3"/>
    <w:rsid w:val="00A04BB5"/>
    <w:rsid w:val="00A1294C"/>
    <w:rsid w:val="00A12BD9"/>
    <w:rsid w:val="00A12E74"/>
    <w:rsid w:val="00A155BC"/>
    <w:rsid w:val="00A15F30"/>
    <w:rsid w:val="00A16272"/>
    <w:rsid w:val="00A16D28"/>
    <w:rsid w:val="00A21E9A"/>
    <w:rsid w:val="00A26378"/>
    <w:rsid w:val="00A264E3"/>
    <w:rsid w:val="00A26EAD"/>
    <w:rsid w:val="00A3242D"/>
    <w:rsid w:val="00A342B1"/>
    <w:rsid w:val="00A42C8C"/>
    <w:rsid w:val="00A51E10"/>
    <w:rsid w:val="00A6101E"/>
    <w:rsid w:val="00A6495E"/>
    <w:rsid w:val="00A6517A"/>
    <w:rsid w:val="00A73CE9"/>
    <w:rsid w:val="00A75CC2"/>
    <w:rsid w:val="00A8278A"/>
    <w:rsid w:val="00A90DC6"/>
    <w:rsid w:val="00AA163A"/>
    <w:rsid w:val="00AB0DD1"/>
    <w:rsid w:val="00AB327D"/>
    <w:rsid w:val="00AB59E7"/>
    <w:rsid w:val="00AB5B1C"/>
    <w:rsid w:val="00AC30F7"/>
    <w:rsid w:val="00AC74FA"/>
    <w:rsid w:val="00AC7BDB"/>
    <w:rsid w:val="00AD5998"/>
    <w:rsid w:val="00AE339D"/>
    <w:rsid w:val="00AE3ABF"/>
    <w:rsid w:val="00B03B9C"/>
    <w:rsid w:val="00B10104"/>
    <w:rsid w:val="00B118F5"/>
    <w:rsid w:val="00B2339A"/>
    <w:rsid w:val="00B3086F"/>
    <w:rsid w:val="00B317F8"/>
    <w:rsid w:val="00B3447B"/>
    <w:rsid w:val="00B510EF"/>
    <w:rsid w:val="00B554A4"/>
    <w:rsid w:val="00B560AF"/>
    <w:rsid w:val="00B561E0"/>
    <w:rsid w:val="00B57613"/>
    <w:rsid w:val="00B57D7E"/>
    <w:rsid w:val="00B608E1"/>
    <w:rsid w:val="00B60B07"/>
    <w:rsid w:val="00B63F6E"/>
    <w:rsid w:val="00B662BB"/>
    <w:rsid w:val="00B71B9C"/>
    <w:rsid w:val="00B71D66"/>
    <w:rsid w:val="00B801E6"/>
    <w:rsid w:val="00B814D8"/>
    <w:rsid w:val="00B82835"/>
    <w:rsid w:val="00B96026"/>
    <w:rsid w:val="00B964A1"/>
    <w:rsid w:val="00B965B7"/>
    <w:rsid w:val="00B97146"/>
    <w:rsid w:val="00BA4220"/>
    <w:rsid w:val="00BA6079"/>
    <w:rsid w:val="00BB0549"/>
    <w:rsid w:val="00BC1B8C"/>
    <w:rsid w:val="00BC1E5E"/>
    <w:rsid w:val="00BD4A4C"/>
    <w:rsid w:val="00BD63CB"/>
    <w:rsid w:val="00BE1663"/>
    <w:rsid w:val="00BE1E04"/>
    <w:rsid w:val="00BE7CC1"/>
    <w:rsid w:val="00BF664C"/>
    <w:rsid w:val="00BF6AB7"/>
    <w:rsid w:val="00C24233"/>
    <w:rsid w:val="00C2570F"/>
    <w:rsid w:val="00C32C22"/>
    <w:rsid w:val="00C32C9E"/>
    <w:rsid w:val="00C34C1F"/>
    <w:rsid w:val="00C35C96"/>
    <w:rsid w:val="00C36E7D"/>
    <w:rsid w:val="00C40715"/>
    <w:rsid w:val="00C41523"/>
    <w:rsid w:val="00C53C1E"/>
    <w:rsid w:val="00C54582"/>
    <w:rsid w:val="00C55B41"/>
    <w:rsid w:val="00C61DFC"/>
    <w:rsid w:val="00C73CCD"/>
    <w:rsid w:val="00C749CD"/>
    <w:rsid w:val="00C81DAE"/>
    <w:rsid w:val="00C82D9D"/>
    <w:rsid w:val="00C8428B"/>
    <w:rsid w:val="00C861F8"/>
    <w:rsid w:val="00C97046"/>
    <w:rsid w:val="00CA1FEF"/>
    <w:rsid w:val="00CA4D39"/>
    <w:rsid w:val="00CA77C6"/>
    <w:rsid w:val="00CB654C"/>
    <w:rsid w:val="00CC3DF4"/>
    <w:rsid w:val="00CD1EFC"/>
    <w:rsid w:val="00CD2FD9"/>
    <w:rsid w:val="00CD487C"/>
    <w:rsid w:val="00CD655B"/>
    <w:rsid w:val="00CE4A37"/>
    <w:rsid w:val="00CF4F75"/>
    <w:rsid w:val="00D06631"/>
    <w:rsid w:val="00D14A94"/>
    <w:rsid w:val="00D22473"/>
    <w:rsid w:val="00D27F95"/>
    <w:rsid w:val="00D3181A"/>
    <w:rsid w:val="00D328FC"/>
    <w:rsid w:val="00D423BF"/>
    <w:rsid w:val="00D44FC8"/>
    <w:rsid w:val="00D4594F"/>
    <w:rsid w:val="00D505A6"/>
    <w:rsid w:val="00D514C9"/>
    <w:rsid w:val="00D543E3"/>
    <w:rsid w:val="00D57296"/>
    <w:rsid w:val="00D65064"/>
    <w:rsid w:val="00D65501"/>
    <w:rsid w:val="00D71DF9"/>
    <w:rsid w:val="00D74381"/>
    <w:rsid w:val="00D74DA2"/>
    <w:rsid w:val="00D864B6"/>
    <w:rsid w:val="00D92669"/>
    <w:rsid w:val="00D9416C"/>
    <w:rsid w:val="00DB6FE9"/>
    <w:rsid w:val="00DC13A3"/>
    <w:rsid w:val="00DC37F4"/>
    <w:rsid w:val="00DD2527"/>
    <w:rsid w:val="00DD514C"/>
    <w:rsid w:val="00DE68B5"/>
    <w:rsid w:val="00DF0CFC"/>
    <w:rsid w:val="00DF3311"/>
    <w:rsid w:val="00DF7689"/>
    <w:rsid w:val="00E0076B"/>
    <w:rsid w:val="00E0351A"/>
    <w:rsid w:val="00E104AC"/>
    <w:rsid w:val="00E11785"/>
    <w:rsid w:val="00E13EA8"/>
    <w:rsid w:val="00E1659C"/>
    <w:rsid w:val="00E22DB0"/>
    <w:rsid w:val="00E235AD"/>
    <w:rsid w:val="00E251B3"/>
    <w:rsid w:val="00E32BD6"/>
    <w:rsid w:val="00E44CDF"/>
    <w:rsid w:val="00E57282"/>
    <w:rsid w:val="00E66615"/>
    <w:rsid w:val="00E66CDB"/>
    <w:rsid w:val="00E67661"/>
    <w:rsid w:val="00E702BA"/>
    <w:rsid w:val="00E71771"/>
    <w:rsid w:val="00E74D4A"/>
    <w:rsid w:val="00E75CA8"/>
    <w:rsid w:val="00E82C7F"/>
    <w:rsid w:val="00E85A71"/>
    <w:rsid w:val="00E8688B"/>
    <w:rsid w:val="00E90E51"/>
    <w:rsid w:val="00E935DA"/>
    <w:rsid w:val="00E94B16"/>
    <w:rsid w:val="00E95678"/>
    <w:rsid w:val="00EA3A75"/>
    <w:rsid w:val="00EA6D10"/>
    <w:rsid w:val="00EB54B5"/>
    <w:rsid w:val="00EB67B6"/>
    <w:rsid w:val="00EB78EC"/>
    <w:rsid w:val="00ED2898"/>
    <w:rsid w:val="00EE27F7"/>
    <w:rsid w:val="00EE3917"/>
    <w:rsid w:val="00EE429A"/>
    <w:rsid w:val="00EE678B"/>
    <w:rsid w:val="00EE6A25"/>
    <w:rsid w:val="00EE7C3F"/>
    <w:rsid w:val="00EF0A9E"/>
    <w:rsid w:val="00EF130D"/>
    <w:rsid w:val="00EF308B"/>
    <w:rsid w:val="00F04D23"/>
    <w:rsid w:val="00F0651B"/>
    <w:rsid w:val="00F11740"/>
    <w:rsid w:val="00F127ED"/>
    <w:rsid w:val="00F24F49"/>
    <w:rsid w:val="00F25304"/>
    <w:rsid w:val="00F27891"/>
    <w:rsid w:val="00F4016C"/>
    <w:rsid w:val="00F50E1C"/>
    <w:rsid w:val="00F60008"/>
    <w:rsid w:val="00F61204"/>
    <w:rsid w:val="00F64A13"/>
    <w:rsid w:val="00F705AF"/>
    <w:rsid w:val="00F73166"/>
    <w:rsid w:val="00F731D4"/>
    <w:rsid w:val="00F77A49"/>
    <w:rsid w:val="00F77D91"/>
    <w:rsid w:val="00FA4B44"/>
    <w:rsid w:val="00FA4E3C"/>
    <w:rsid w:val="00FA55F0"/>
    <w:rsid w:val="00FA66A7"/>
    <w:rsid w:val="00FA6C4B"/>
    <w:rsid w:val="00FA7C02"/>
    <w:rsid w:val="00FD5C4D"/>
    <w:rsid w:val="00FD6619"/>
    <w:rsid w:val="00FE03B1"/>
    <w:rsid w:val="00FE1419"/>
    <w:rsid w:val="00FF6AD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ACCF50"/>
  <w15:docId w15:val="{70D7C078-A097-4B3F-B1A4-9B278F1E4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semiHidden="1" w:uiPriority="0" w:unhideWhenUsed="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locked="1" w:semiHidden="1" w:unhideWhenUsed="1"/>
    <w:lsdException w:name="footer" w:locked="1"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f1">
    <w:name w:val="Normal"/>
    <w:qFormat/>
    <w:rsid w:val="00981848"/>
    <w:pPr>
      <w:widowControl w:val="0"/>
      <w:textAlignment w:val="center"/>
    </w:pPr>
    <w:rPr>
      <w:rFonts w:ascii="Times New Roman" w:eastAsia="標楷體" w:hAnsi="Times New Roman"/>
      <w:kern w:val="2"/>
      <w:sz w:val="28"/>
      <w:szCs w:val="24"/>
    </w:rPr>
  </w:style>
  <w:style w:type="paragraph" w:styleId="1a">
    <w:name w:val="heading 1"/>
    <w:basedOn w:val="af1"/>
    <w:next w:val="af1"/>
    <w:link w:val="1b"/>
    <w:unhideWhenUsed/>
    <w:qFormat/>
    <w:rsid w:val="00482035"/>
    <w:pPr>
      <w:keepNext/>
      <w:spacing w:before="180" w:after="180" w:line="720" w:lineRule="auto"/>
      <w:outlineLvl w:val="0"/>
    </w:pPr>
    <w:rPr>
      <w:rFonts w:ascii="Arial" w:hAnsi="Arial"/>
      <w:b/>
      <w:bCs/>
      <w:kern w:val="52"/>
      <w:sz w:val="52"/>
      <w:szCs w:val="52"/>
      <w:lang w:val="x-none" w:eastAsia="x-none"/>
    </w:rPr>
  </w:style>
  <w:style w:type="paragraph" w:styleId="3">
    <w:name w:val="heading 3"/>
    <w:basedOn w:val="af1"/>
    <w:next w:val="af1"/>
    <w:link w:val="30"/>
    <w:uiPriority w:val="9"/>
    <w:semiHidden/>
    <w:unhideWhenUsed/>
    <w:qFormat/>
    <w:rsid w:val="003E3D2A"/>
    <w:pPr>
      <w:keepNext/>
      <w:spacing w:line="720" w:lineRule="auto"/>
      <w:outlineLvl w:val="2"/>
    </w:pPr>
    <w:rPr>
      <w:rFonts w:asciiTheme="majorHAnsi" w:eastAsiaTheme="majorEastAsia" w:hAnsiTheme="majorHAnsi" w:cstheme="majorBidi"/>
      <w:b/>
      <w:bCs/>
      <w:sz w:val="36"/>
      <w:szCs w:val="36"/>
    </w:rPr>
  </w:style>
  <w:style w:type="paragraph" w:styleId="40">
    <w:name w:val="heading 4"/>
    <w:basedOn w:val="af1"/>
    <w:next w:val="af1"/>
    <w:link w:val="41"/>
    <w:uiPriority w:val="9"/>
    <w:semiHidden/>
    <w:unhideWhenUsed/>
    <w:qFormat/>
    <w:rsid w:val="00333022"/>
    <w:pPr>
      <w:keepNext/>
      <w:spacing w:line="720" w:lineRule="auto"/>
      <w:outlineLvl w:val="3"/>
    </w:pPr>
    <w:rPr>
      <w:rFonts w:asciiTheme="majorHAnsi" w:eastAsiaTheme="majorEastAsia" w:hAnsiTheme="majorHAnsi" w:cstheme="majorBidi"/>
      <w:sz w:val="36"/>
      <w:szCs w:val="36"/>
    </w:rPr>
  </w:style>
  <w:style w:type="paragraph" w:styleId="8">
    <w:name w:val="heading 8"/>
    <w:aliases w:val="No num/gap,12 Heading 8,8,H8,Legal Level 1.1.1.,RFI H3 (A),標題 8不使用,--.,a"/>
    <w:basedOn w:val="af1"/>
    <w:next w:val="af1"/>
    <w:link w:val="80"/>
    <w:qFormat/>
    <w:rsid w:val="00E71771"/>
    <w:pPr>
      <w:keepNext/>
      <w:numPr>
        <w:numId w:val="29"/>
      </w:numPr>
      <w:tabs>
        <w:tab w:val="left" w:pos="3360"/>
      </w:tabs>
      <w:adjustRightInd w:val="0"/>
      <w:snapToGrid w:val="0"/>
      <w:spacing w:beforeLines="100" w:before="100" w:afterLines="100" w:after="100"/>
      <w:ind w:leftChars="1050" w:left="1050" w:hangingChars="100" w:hanging="482"/>
      <w:textAlignment w:val="auto"/>
      <w:outlineLvl w:val="7"/>
    </w:pPr>
    <w:rPr>
      <w:rFonts w:ascii="Arial" w:hAnsi="Arial"/>
      <w:color w:val="339966"/>
      <w:szCs w:val="36"/>
    </w:rPr>
  </w:style>
  <w:style w:type="paragraph" w:styleId="9">
    <w:name w:val="heading 9"/>
    <w:aliases w:val="PIM 9,標題編號,Code eg's,oHeading 9,Appendix,12 Heading 9,9,H9,RFI H4 (A),標題 9不使用,(a),--..,.,.."/>
    <w:basedOn w:val="af1"/>
    <w:next w:val="af1"/>
    <w:link w:val="90"/>
    <w:qFormat/>
    <w:rsid w:val="00A264E3"/>
    <w:pPr>
      <w:keepNext/>
      <w:numPr>
        <w:numId w:val="27"/>
      </w:numPr>
      <w:tabs>
        <w:tab w:val="left" w:pos="3780"/>
      </w:tabs>
      <w:adjustRightInd w:val="0"/>
      <w:snapToGrid w:val="0"/>
      <w:spacing w:beforeLines="100" w:before="100" w:afterLines="100" w:after="100"/>
      <w:ind w:leftChars="1200" w:left="1200" w:hangingChars="150" w:hanging="482"/>
      <w:textAlignment w:val="auto"/>
      <w:outlineLvl w:val="8"/>
    </w:pPr>
    <w:rPr>
      <w:rFonts w:ascii="Arial" w:hAnsi="Arial"/>
      <w:color w:val="993366"/>
      <w:szCs w:val="36"/>
    </w:rPr>
  </w:style>
  <w:style w:type="character" w:default="1" w:styleId="af2">
    <w:name w:val="Default Paragraph Font"/>
    <w:uiPriority w:val="1"/>
    <w:semiHidden/>
    <w:unhideWhenUsed/>
  </w:style>
  <w:style w:type="table" w:default="1" w:styleId="af3">
    <w:name w:val="Normal Table"/>
    <w:uiPriority w:val="99"/>
    <w:semiHidden/>
    <w:unhideWhenUsed/>
    <w:tblPr>
      <w:tblInd w:w="0" w:type="dxa"/>
      <w:tblCellMar>
        <w:top w:w="0" w:type="dxa"/>
        <w:left w:w="108" w:type="dxa"/>
        <w:bottom w:w="0" w:type="dxa"/>
        <w:right w:w="108" w:type="dxa"/>
      </w:tblCellMar>
    </w:tblPr>
  </w:style>
  <w:style w:type="numbering" w:default="1" w:styleId="af4">
    <w:name w:val="No List"/>
    <w:uiPriority w:val="99"/>
    <w:semiHidden/>
    <w:unhideWhenUsed/>
  </w:style>
  <w:style w:type="paragraph" w:customStyle="1" w:styleId="af5">
    <w:name w:val="樣版內文"/>
    <w:basedOn w:val="af1"/>
    <w:next w:val="af1"/>
    <w:link w:val="af6"/>
    <w:locked/>
    <w:rsid w:val="006E3141"/>
    <w:pPr>
      <w:spacing w:line="480" w:lineRule="exact"/>
    </w:pPr>
    <w:rPr>
      <w:kern w:val="0"/>
      <w:szCs w:val="20"/>
      <w:lang w:val="x-none" w:eastAsia="x-none"/>
    </w:rPr>
  </w:style>
  <w:style w:type="paragraph" w:customStyle="1" w:styleId="aa">
    <w:name w:val="第壹章 標題"/>
    <w:basedOn w:val="af5"/>
    <w:next w:val="af1"/>
    <w:link w:val="af7"/>
    <w:qFormat/>
    <w:locked/>
    <w:rsid w:val="005D6BD2"/>
    <w:pPr>
      <w:keepNext/>
      <w:pageBreakBefore/>
      <w:numPr>
        <w:numId w:val="23"/>
      </w:numPr>
      <w:tabs>
        <w:tab w:val="left" w:pos="980"/>
        <w:tab w:val="left" w:pos="1302"/>
      </w:tabs>
      <w:spacing w:beforeLines="50" w:before="190" w:afterLines="25" w:after="95"/>
      <w:jc w:val="both"/>
      <w:outlineLvl w:val="0"/>
    </w:pPr>
    <w:rPr>
      <w:b/>
      <w:szCs w:val="28"/>
    </w:rPr>
  </w:style>
  <w:style w:type="paragraph" w:customStyle="1" w:styleId="ab">
    <w:name w:val="第一節 標題"/>
    <w:basedOn w:val="af5"/>
    <w:next w:val="af1"/>
    <w:link w:val="af8"/>
    <w:qFormat/>
    <w:locked/>
    <w:rsid w:val="00111EF5"/>
    <w:pPr>
      <w:numPr>
        <w:ilvl w:val="1"/>
        <w:numId w:val="23"/>
      </w:numPr>
      <w:tabs>
        <w:tab w:val="left" w:pos="1260"/>
      </w:tabs>
      <w:spacing w:beforeLines="50" w:before="190" w:afterLines="25" w:after="95"/>
      <w:jc w:val="both"/>
      <w:outlineLvl w:val="1"/>
    </w:pPr>
  </w:style>
  <w:style w:type="character" w:customStyle="1" w:styleId="af6">
    <w:name w:val="樣版內文 字元"/>
    <w:link w:val="af5"/>
    <w:rsid w:val="006E3141"/>
    <w:rPr>
      <w:rFonts w:ascii="Times New Roman" w:eastAsia="標楷體" w:hAnsi="Times New Roman"/>
      <w:sz w:val="28"/>
    </w:rPr>
  </w:style>
  <w:style w:type="character" w:customStyle="1" w:styleId="af7">
    <w:name w:val="第壹章 標題 字元"/>
    <w:link w:val="aa"/>
    <w:rsid w:val="006C507F"/>
    <w:rPr>
      <w:rFonts w:ascii="Times New Roman" w:eastAsia="標楷體" w:hAnsi="Times New Roman"/>
      <w:b/>
      <w:sz w:val="28"/>
      <w:szCs w:val="28"/>
      <w:lang w:val="x-none" w:eastAsia="x-none"/>
    </w:rPr>
  </w:style>
  <w:style w:type="paragraph" w:customStyle="1" w:styleId="ac">
    <w:name w:val="一、標題"/>
    <w:basedOn w:val="af5"/>
    <w:next w:val="af1"/>
    <w:link w:val="af9"/>
    <w:qFormat/>
    <w:locked/>
    <w:rsid w:val="00301C3D"/>
    <w:pPr>
      <w:numPr>
        <w:ilvl w:val="2"/>
        <w:numId w:val="23"/>
      </w:numPr>
      <w:tabs>
        <w:tab w:val="left" w:pos="1190"/>
      </w:tabs>
      <w:spacing w:beforeLines="50" w:before="190" w:afterLines="25" w:after="95"/>
      <w:jc w:val="both"/>
      <w:outlineLvl w:val="2"/>
    </w:pPr>
  </w:style>
  <w:style w:type="character" w:customStyle="1" w:styleId="af8">
    <w:name w:val="第一節 標題 字元"/>
    <w:link w:val="ab"/>
    <w:rsid w:val="00111EF5"/>
    <w:rPr>
      <w:rFonts w:ascii="Times New Roman" w:eastAsia="標楷體" w:hAnsi="Times New Roman"/>
      <w:sz w:val="28"/>
      <w:lang w:val="x-none" w:eastAsia="x-none"/>
    </w:rPr>
  </w:style>
  <w:style w:type="paragraph" w:customStyle="1" w:styleId="ad">
    <w:name w:val="(一) 標題"/>
    <w:basedOn w:val="af5"/>
    <w:next w:val="af1"/>
    <w:link w:val="afa"/>
    <w:qFormat/>
    <w:locked/>
    <w:rsid w:val="002F7488"/>
    <w:pPr>
      <w:numPr>
        <w:ilvl w:val="3"/>
        <w:numId w:val="23"/>
      </w:numPr>
      <w:tabs>
        <w:tab w:val="left" w:pos="1400"/>
      </w:tabs>
      <w:spacing w:beforeLines="50" w:before="50" w:afterLines="25" w:after="25"/>
      <w:jc w:val="both"/>
      <w:outlineLvl w:val="3"/>
    </w:pPr>
  </w:style>
  <w:style w:type="character" w:customStyle="1" w:styleId="af9">
    <w:name w:val="一、標題 字元"/>
    <w:link w:val="ac"/>
    <w:rsid w:val="00301C3D"/>
    <w:rPr>
      <w:rFonts w:ascii="Times New Roman" w:eastAsia="標楷體" w:hAnsi="Times New Roman"/>
      <w:sz w:val="28"/>
      <w:lang w:val="x-none" w:eastAsia="x-none"/>
    </w:rPr>
  </w:style>
  <w:style w:type="paragraph" w:customStyle="1" w:styleId="18">
    <w:name w:val="1.標題"/>
    <w:basedOn w:val="af5"/>
    <w:next w:val="af1"/>
    <w:link w:val="1c"/>
    <w:qFormat/>
    <w:locked/>
    <w:rsid w:val="00301C3D"/>
    <w:pPr>
      <w:numPr>
        <w:ilvl w:val="4"/>
        <w:numId w:val="23"/>
      </w:numPr>
      <w:tabs>
        <w:tab w:val="left" w:pos="1470"/>
        <w:tab w:val="left" w:pos="1540"/>
      </w:tabs>
      <w:spacing w:beforeLines="50" w:before="190" w:afterLines="25" w:after="95"/>
      <w:jc w:val="both"/>
      <w:outlineLvl w:val="4"/>
    </w:pPr>
  </w:style>
  <w:style w:type="character" w:customStyle="1" w:styleId="afa">
    <w:name w:val="(一) 標題 字元"/>
    <w:link w:val="ad"/>
    <w:rsid w:val="002F7488"/>
    <w:rPr>
      <w:rFonts w:ascii="Times New Roman" w:eastAsia="標楷體" w:hAnsi="Times New Roman"/>
      <w:sz w:val="28"/>
      <w:lang w:val="x-none" w:eastAsia="x-none"/>
    </w:rPr>
  </w:style>
  <w:style w:type="paragraph" w:styleId="afb">
    <w:name w:val="List Paragraph"/>
    <w:aliases w:val="表格文,lp1,FooterText,numbered,Paragraphe de liste1,List Paragraph1,表名,picture,標題3"/>
    <w:basedOn w:val="af1"/>
    <w:link w:val="afc"/>
    <w:uiPriority w:val="34"/>
    <w:qFormat/>
    <w:rsid w:val="00611658"/>
    <w:pPr>
      <w:ind w:leftChars="200" w:left="480"/>
    </w:pPr>
  </w:style>
  <w:style w:type="character" w:customStyle="1" w:styleId="1c">
    <w:name w:val="1.標題 字元"/>
    <w:link w:val="18"/>
    <w:rsid w:val="00301C3D"/>
    <w:rPr>
      <w:rFonts w:ascii="Times New Roman" w:eastAsia="標楷體" w:hAnsi="Times New Roman"/>
      <w:sz w:val="28"/>
      <w:lang w:val="x-none" w:eastAsia="x-none"/>
    </w:rPr>
  </w:style>
  <w:style w:type="paragraph" w:customStyle="1" w:styleId="Ae">
    <w:name w:val="A. 標題"/>
    <w:basedOn w:val="af5"/>
    <w:next w:val="af1"/>
    <w:link w:val="Afd"/>
    <w:qFormat/>
    <w:locked/>
    <w:rsid w:val="007F3096"/>
    <w:pPr>
      <w:numPr>
        <w:ilvl w:val="6"/>
        <w:numId w:val="23"/>
      </w:numPr>
      <w:tabs>
        <w:tab w:val="left" w:pos="2100"/>
      </w:tabs>
      <w:spacing w:beforeLines="50" w:before="190" w:afterLines="25" w:after="95"/>
      <w:jc w:val="both"/>
      <w:outlineLvl w:val="6"/>
    </w:pPr>
  </w:style>
  <w:style w:type="paragraph" w:customStyle="1" w:styleId="af0">
    <w:name w:val="a. 標題"/>
    <w:basedOn w:val="af5"/>
    <w:next w:val="af1"/>
    <w:link w:val="afe"/>
    <w:qFormat/>
    <w:locked/>
    <w:rsid w:val="00EB54B5"/>
    <w:pPr>
      <w:numPr>
        <w:ilvl w:val="8"/>
        <w:numId w:val="23"/>
      </w:numPr>
      <w:spacing w:beforeLines="50" w:before="50" w:afterLines="25" w:after="25"/>
      <w:jc w:val="both"/>
      <w:outlineLvl w:val="8"/>
    </w:pPr>
  </w:style>
  <w:style w:type="paragraph" w:customStyle="1" w:styleId="Af">
    <w:name w:val="(A) 標題"/>
    <w:basedOn w:val="af5"/>
    <w:next w:val="af1"/>
    <w:link w:val="Aff"/>
    <w:qFormat/>
    <w:locked/>
    <w:rsid w:val="00301C3D"/>
    <w:pPr>
      <w:numPr>
        <w:ilvl w:val="7"/>
        <w:numId w:val="23"/>
      </w:numPr>
      <w:tabs>
        <w:tab w:val="left" w:pos="2380"/>
      </w:tabs>
      <w:spacing w:beforeLines="50" w:before="190" w:afterLines="25" w:after="95"/>
      <w:outlineLvl w:val="7"/>
    </w:pPr>
  </w:style>
  <w:style w:type="character" w:customStyle="1" w:styleId="Afd">
    <w:name w:val="A. 標題 字元"/>
    <w:link w:val="Ae"/>
    <w:rsid w:val="007F3096"/>
    <w:rPr>
      <w:rFonts w:ascii="Times New Roman" w:eastAsia="標楷體" w:hAnsi="Times New Roman"/>
      <w:sz w:val="28"/>
      <w:lang w:val="x-none" w:eastAsia="x-none"/>
    </w:rPr>
  </w:style>
  <w:style w:type="paragraph" w:customStyle="1" w:styleId="19">
    <w:name w:val="(1)標題"/>
    <w:basedOn w:val="af5"/>
    <w:next w:val="af1"/>
    <w:link w:val="1d"/>
    <w:qFormat/>
    <w:locked/>
    <w:rsid w:val="002F7488"/>
    <w:pPr>
      <w:numPr>
        <w:ilvl w:val="5"/>
        <w:numId w:val="23"/>
      </w:numPr>
      <w:tabs>
        <w:tab w:val="left" w:pos="1820"/>
      </w:tabs>
      <w:spacing w:beforeLines="50" w:before="190" w:afterLines="25" w:after="95"/>
      <w:jc w:val="both"/>
      <w:outlineLvl w:val="5"/>
    </w:pPr>
  </w:style>
  <w:style w:type="character" w:customStyle="1" w:styleId="Aff">
    <w:name w:val="(A) 標題 字元"/>
    <w:link w:val="Af"/>
    <w:rsid w:val="00301C3D"/>
    <w:rPr>
      <w:rFonts w:ascii="Times New Roman" w:eastAsia="標楷體" w:hAnsi="Times New Roman"/>
      <w:sz w:val="28"/>
      <w:lang w:val="x-none" w:eastAsia="x-none"/>
    </w:rPr>
  </w:style>
  <w:style w:type="paragraph" w:styleId="aff0">
    <w:name w:val="header"/>
    <w:aliases w:val="Chapter Name,h"/>
    <w:basedOn w:val="af1"/>
    <w:link w:val="aff1"/>
    <w:uiPriority w:val="99"/>
    <w:unhideWhenUsed/>
    <w:locked/>
    <w:rsid w:val="00E235AD"/>
    <w:pPr>
      <w:tabs>
        <w:tab w:val="center" w:pos="4153"/>
        <w:tab w:val="right" w:pos="8306"/>
      </w:tabs>
      <w:snapToGrid w:val="0"/>
    </w:pPr>
    <w:rPr>
      <w:sz w:val="20"/>
      <w:szCs w:val="20"/>
      <w:lang w:val="x-none" w:eastAsia="x-none"/>
    </w:rPr>
  </w:style>
  <w:style w:type="character" w:customStyle="1" w:styleId="afe">
    <w:name w:val="a. 標題 字元"/>
    <w:link w:val="af0"/>
    <w:rsid w:val="002F7488"/>
    <w:rPr>
      <w:rFonts w:ascii="Times New Roman" w:eastAsia="標楷體" w:hAnsi="Times New Roman"/>
      <w:sz w:val="28"/>
      <w:lang w:val="x-none" w:eastAsia="x-none"/>
    </w:rPr>
  </w:style>
  <w:style w:type="character" w:customStyle="1" w:styleId="1d">
    <w:name w:val="(1)標題 字元"/>
    <w:link w:val="19"/>
    <w:rsid w:val="002F7488"/>
    <w:rPr>
      <w:rFonts w:ascii="Times New Roman" w:eastAsia="標楷體" w:hAnsi="Times New Roman"/>
      <w:sz w:val="28"/>
      <w:lang w:val="x-none" w:eastAsia="x-none"/>
    </w:rPr>
  </w:style>
  <w:style w:type="character" w:customStyle="1" w:styleId="aff1">
    <w:name w:val="頁首 字元"/>
    <w:aliases w:val="Chapter Name 字元,h 字元"/>
    <w:link w:val="aff0"/>
    <w:uiPriority w:val="99"/>
    <w:rsid w:val="00E235AD"/>
    <w:rPr>
      <w:rFonts w:ascii="Times New Roman" w:eastAsia="標楷體" w:hAnsi="Times New Roman"/>
      <w:kern w:val="2"/>
    </w:rPr>
  </w:style>
  <w:style w:type="paragraph" w:styleId="aff2">
    <w:name w:val="footer"/>
    <w:basedOn w:val="af1"/>
    <w:link w:val="aff3"/>
    <w:uiPriority w:val="99"/>
    <w:unhideWhenUsed/>
    <w:locked/>
    <w:rsid w:val="00482035"/>
    <w:pPr>
      <w:pBdr>
        <w:top w:val="single" w:sz="18" w:space="1" w:color="auto"/>
      </w:pBdr>
      <w:tabs>
        <w:tab w:val="center" w:pos="4153"/>
        <w:tab w:val="right" w:pos="8306"/>
      </w:tabs>
      <w:snapToGrid w:val="0"/>
      <w:spacing w:beforeLines="25" w:before="25" w:line="400" w:lineRule="atLeast"/>
      <w:jc w:val="center"/>
    </w:pPr>
    <w:rPr>
      <w:sz w:val="24"/>
      <w:szCs w:val="20"/>
      <w:lang w:val="x-none" w:eastAsia="x-none"/>
    </w:rPr>
  </w:style>
  <w:style w:type="character" w:customStyle="1" w:styleId="aff3">
    <w:name w:val="頁尾 字元"/>
    <w:link w:val="aff2"/>
    <w:uiPriority w:val="99"/>
    <w:rsid w:val="00482035"/>
    <w:rPr>
      <w:rFonts w:ascii="Times New Roman" w:eastAsia="標楷體" w:hAnsi="Times New Roman"/>
      <w:kern w:val="2"/>
      <w:sz w:val="24"/>
    </w:rPr>
  </w:style>
  <w:style w:type="paragraph" w:customStyle="1" w:styleId="aff4">
    <w:name w:val="第壹章 內文"/>
    <w:basedOn w:val="af5"/>
    <w:next w:val="af1"/>
    <w:qFormat/>
    <w:locked/>
    <w:rsid w:val="00EB54B5"/>
    <w:pPr>
      <w:spacing w:beforeLines="25" w:before="25" w:afterLines="50" w:after="50"/>
      <w:ind w:left="992" w:firstLineChars="200" w:firstLine="200"/>
      <w:jc w:val="both"/>
    </w:pPr>
  </w:style>
  <w:style w:type="paragraph" w:customStyle="1" w:styleId="aff5">
    <w:name w:val="第一節 內文"/>
    <w:basedOn w:val="af5"/>
    <w:next w:val="af1"/>
    <w:link w:val="aff6"/>
    <w:qFormat/>
    <w:locked/>
    <w:rsid w:val="00111EF5"/>
    <w:pPr>
      <w:spacing w:beforeLines="25" w:before="95" w:afterLines="50" w:after="190"/>
      <w:ind w:left="1259" w:firstLineChars="200" w:firstLine="560"/>
      <w:jc w:val="both"/>
    </w:pPr>
    <w:rPr>
      <w:kern w:val="2"/>
      <w:szCs w:val="24"/>
    </w:rPr>
  </w:style>
  <w:style w:type="paragraph" w:customStyle="1" w:styleId="aff7">
    <w:name w:val="一、內文"/>
    <w:basedOn w:val="af5"/>
    <w:next w:val="af1"/>
    <w:qFormat/>
    <w:locked/>
    <w:rsid w:val="00111EF5"/>
    <w:pPr>
      <w:spacing w:beforeLines="25" w:before="95" w:afterLines="50" w:after="190"/>
      <w:ind w:leftChars="425" w:left="1190" w:firstLineChars="200" w:firstLine="560"/>
      <w:jc w:val="both"/>
    </w:pPr>
  </w:style>
  <w:style w:type="paragraph" w:customStyle="1" w:styleId="aff8">
    <w:name w:val="(一) 內文"/>
    <w:basedOn w:val="af5"/>
    <w:next w:val="af1"/>
    <w:link w:val="aff9"/>
    <w:qFormat/>
    <w:locked/>
    <w:rsid w:val="00617AEC"/>
    <w:pPr>
      <w:spacing w:beforeLines="25" w:before="25" w:afterLines="50" w:after="50"/>
      <w:ind w:left="1474" w:firstLineChars="200" w:firstLine="200"/>
      <w:jc w:val="both"/>
    </w:pPr>
    <w:rPr>
      <w:kern w:val="2"/>
      <w:szCs w:val="24"/>
    </w:rPr>
  </w:style>
  <w:style w:type="paragraph" w:customStyle="1" w:styleId="1e">
    <w:name w:val="1.內文"/>
    <w:basedOn w:val="af5"/>
    <w:next w:val="af1"/>
    <w:link w:val="1f"/>
    <w:qFormat/>
    <w:locked/>
    <w:rsid w:val="007F3096"/>
    <w:pPr>
      <w:spacing w:beforeLines="25" w:before="95" w:afterLines="50" w:after="190"/>
      <w:ind w:leftChars="550" w:left="1540" w:firstLineChars="200" w:firstLine="560"/>
      <w:jc w:val="both"/>
    </w:pPr>
    <w:rPr>
      <w:kern w:val="2"/>
      <w:szCs w:val="24"/>
    </w:rPr>
  </w:style>
  <w:style w:type="paragraph" w:customStyle="1" w:styleId="1f0">
    <w:name w:val="(1)內文"/>
    <w:basedOn w:val="af5"/>
    <w:next w:val="af1"/>
    <w:link w:val="1f1"/>
    <w:qFormat/>
    <w:locked/>
    <w:rsid w:val="007F3096"/>
    <w:pPr>
      <w:spacing w:beforeLines="25" w:before="95" w:afterLines="50" w:after="190"/>
      <w:ind w:leftChars="650" w:left="1820" w:firstLineChars="200" w:firstLine="560"/>
      <w:jc w:val="both"/>
    </w:pPr>
    <w:rPr>
      <w:kern w:val="2"/>
      <w:szCs w:val="24"/>
    </w:rPr>
  </w:style>
  <w:style w:type="paragraph" w:customStyle="1" w:styleId="Affa">
    <w:name w:val="A. 內文"/>
    <w:basedOn w:val="af5"/>
    <w:next w:val="af1"/>
    <w:qFormat/>
    <w:locked/>
    <w:rsid w:val="007F3096"/>
    <w:pPr>
      <w:spacing w:beforeLines="25" w:before="95" w:afterLines="50" w:after="190"/>
      <w:ind w:leftChars="750" w:left="2100" w:firstLineChars="200" w:firstLine="560"/>
      <w:jc w:val="both"/>
    </w:pPr>
  </w:style>
  <w:style w:type="paragraph" w:customStyle="1" w:styleId="Affb">
    <w:name w:val="(A) 內文"/>
    <w:basedOn w:val="af5"/>
    <w:next w:val="af1"/>
    <w:qFormat/>
    <w:locked/>
    <w:rsid w:val="007F3096"/>
    <w:pPr>
      <w:spacing w:beforeLines="25" w:before="95" w:afterLines="50" w:after="190"/>
      <w:ind w:leftChars="850" w:left="2380" w:firstLineChars="200" w:firstLine="560"/>
      <w:jc w:val="both"/>
    </w:pPr>
  </w:style>
  <w:style w:type="paragraph" w:customStyle="1" w:styleId="affc">
    <w:name w:val="a. 內文"/>
    <w:basedOn w:val="af5"/>
    <w:next w:val="af1"/>
    <w:qFormat/>
    <w:locked/>
    <w:rsid w:val="00DF7689"/>
    <w:pPr>
      <w:spacing w:beforeLines="25" w:before="25" w:afterLines="50" w:after="50"/>
      <w:ind w:leftChars="950" w:left="950" w:firstLineChars="200" w:firstLine="200"/>
      <w:jc w:val="both"/>
    </w:pPr>
  </w:style>
  <w:style w:type="paragraph" w:customStyle="1" w:styleId="15">
    <w:name w:val="第壹章 內文項目1"/>
    <w:basedOn w:val="af5"/>
    <w:next w:val="af1"/>
    <w:qFormat/>
    <w:locked/>
    <w:rsid w:val="000B35E5"/>
    <w:pPr>
      <w:numPr>
        <w:numId w:val="1"/>
      </w:numPr>
      <w:spacing w:beforeLines="25" w:before="90" w:afterLines="25" w:after="90"/>
      <w:ind w:leftChars="350" w:left="1260" w:hangingChars="100" w:hanging="280"/>
      <w:jc w:val="both"/>
    </w:pPr>
  </w:style>
  <w:style w:type="paragraph" w:customStyle="1" w:styleId="21">
    <w:name w:val="第壹章 內文項目2"/>
    <w:basedOn w:val="af5"/>
    <w:next w:val="af1"/>
    <w:qFormat/>
    <w:locked/>
    <w:rsid w:val="000B35E5"/>
    <w:pPr>
      <w:numPr>
        <w:numId w:val="2"/>
      </w:numPr>
      <w:spacing w:beforeLines="25" w:before="90" w:afterLines="25" w:after="90"/>
      <w:ind w:leftChars="450" w:left="1540" w:hangingChars="100" w:hanging="280"/>
      <w:jc w:val="both"/>
    </w:pPr>
  </w:style>
  <w:style w:type="paragraph" w:customStyle="1" w:styleId="16">
    <w:name w:val="第一節 內文項目1"/>
    <w:basedOn w:val="af5"/>
    <w:next w:val="af1"/>
    <w:qFormat/>
    <w:locked/>
    <w:rsid w:val="00111EF5"/>
    <w:pPr>
      <w:numPr>
        <w:numId w:val="3"/>
      </w:numPr>
      <w:spacing w:beforeLines="25" w:before="95" w:afterLines="25" w:after="95"/>
      <w:jc w:val="both"/>
    </w:pPr>
  </w:style>
  <w:style w:type="paragraph" w:customStyle="1" w:styleId="20">
    <w:name w:val="第一節 內文項目2"/>
    <w:basedOn w:val="af5"/>
    <w:next w:val="af1"/>
    <w:qFormat/>
    <w:locked/>
    <w:rsid w:val="00111EF5"/>
    <w:pPr>
      <w:numPr>
        <w:numId w:val="4"/>
      </w:numPr>
      <w:spacing w:beforeLines="25" w:before="95" w:afterLines="25" w:after="95"/>
      <w:ind w:leftChars="550" w:left="1820" w:hangingChars="100" w:hanging="280"/>
      <w:jc w:val="both"/>
    </w:pPr>
  </w:style>
  <w:style w:type="paragraph" w:customStyle="1" w:styleId="10">
    <w:name w:val="一、 內文項目1"/>
    <w:basedOn w:val="af5"/>
    <w:next w:val="af1"/>
    <w:qFormat/>
    <w:locked/>
    <w:rsid w:val="00111EF5"/>
    <w:pPr>
      <w:numPr>
        <w:numId w:val="5"/>
      </w:numPr>
      <w:spacing w:beforeLines="25" w:before="25" w:afterLines="25" w:after="25"/>
      <w:ind w:leftChars="425" w:left="525" w:hangingChars="100" w:hanging="100"/>
      <w:jc w:val="both"/>
    </w:pPr>
  </w:style>
  <w:style w:type="paragraph" w:customStyle="1" w:styleId="17">
    <w:name w:val="(一) 內文項目1"/>
    <w:basedOn w:val="af5"/>
    <w:next w:val="af1"/>
    <w:qFormat/>
    <w:locked/>
    <w:rsid w:val="00B3447B"/>
    <w:pPr>
      <w:numPr>
        <w:numId w:val="6"/>
      </w:numPr>
      <w:spacing w:beforeLines="25" w:before="25" w:afterLines="25" w:after="25"/>
      <w:ind w:leftChars="500" w:left="500" w:hangingChars="100" w:hanging="100"/>
      <w:jc w:val="both"/>
    </w:pPr>
  </w:style>
  <w:style w:type="paragraph" w:customStyle="1" w:styleId="22">
    <w:name w:val="(一) 內文項目2"/>
    <w:basedOn w:val="af5"/>
    <w:next w:val="af1"/>
    <w:qFormat/>
    <w:locked/>
    <w:rsid w:val="00B3447B"/>
    <w:pPr>
      <w:numPr>
        <w:numId w:val="7"/>
      </w:numPr>
      <w:spacing w:beforeLines="25" w:before="25" w:afterLines="25" w:after="25"/>
      <w:ind w:leftChars="600" w:left="600" w:hangingChars="100" w:hanging="100"/>
      <w:jc w:val="both"/>
    </w:pPr>
  </w:style>
  <w:style w:type="paragraph" w:customStyle="1" w:styleId="110">
    <w:name w:val="1.內文項目1"/>
    <w:basedOn w:val="af5"/>
    <w:next w:val="af1"/>
    <w:qFormat/>
    <w:locked/>
    <w:rsid w:val="007F3096"/>
    <w:pPr>
      <w:numPr>
        <w:numId w:val="8"/>
      </w:numPr>
      <w:spacing w:beforeLines="25" w:before="95" w:afterLines="25" w:after="95"/>
      <w:ind w:leftChars="550" w:left="1820" w:hangingChars="100" w:hanging="280"/>
      <w:jc w:val="both"/>
    </w:pPr>
  </w:style>
  <w:style w:type="paragraph" w:customStyle="1" w:styleId="120">
    <w:name w:val="1.內文項目2"/>
    <w:basedOn w:val="af5"/>
    <w:next w:val="af1"/>
    <w:qFormat/>
    <w:locked/>
    <w:rsid w:val="007F3096"/>
    <w:pPr>
      <w:numPr>
        <w:numId w:val="9"/>
      </w:numPr>
      <w:spacing w:beforeLines="25" w:before="95" w:afterLines="25" w:after="95"/>
      <w:ind w:leftChars="650" w:left="2100" w:hangingChars="100" w:hanging="280"/>
      <w:jc w:val="both"/>
    </w:pPr>
  </w:style>
  <w:style w:type="paragraph" w:customStyle="1" w:styleId="11">
    <w:name w:val="(1)內文項目1"/>
    <w:basedOn w:val="af5"/>
    <w:next w:val="af1"/>
    <w:qFormat/>
    <w:locked/>
    <w:rsid w:val="007F3096"/>
    <w:pPr>
      <w:numPr>
        <w:numId w:val="10"/>
      </w:numPr>
      <w:spacing w:beforeLines="25" w:before="95" w:afterLines="25" w:after="95"/>
      <w:ind w:leftChars="650" w:left="2100" w:hangingChars="100" w:hanging="280"/>
      <w:jc w:val="both"/>
    </w:pPr>
  </w:style>
  <w:style w:type="paragraph" w:customStyle="1" w:styleId="12">
    <w:name w:val="(1)內文項目2"/>
    <w:basedOn w:val="af5"/>
    <w:next w:val="af1"/>
    <w:qFormat/>
    <w:locked/>
    <w:rsid w:val="007F3096"/>
    <w:pPr>
      <w:numPr>
        <w:numId w:val="11"/>
      </w:numPr>
      <w:spacing w:beforeLines="25" w:before="95" w:afterLines="25" w:after="95"/>
      <w:ind w:leftChars="750" w:left="2380" w:hangingChars="100" w:hanging="280"/>
      <w:jc w:val="both"/>
    </w:pPr>
  </w:style>
  <w:style w:type="paragraph" w:customStyle="1" w:styleId="A10">
    <w:name w:val="A. 內文項目1"/>
    <w:basedOn w:val="af5"/>
    <w:next w:val="af1"/>
    <w:qFormat/>
    <w:locked/>
    <w:rsid w:val="007F3096"/>
    <w:pPr>
      <w:numPr>
        <w:numId w:val="12"/>
      </w:numPr>
      <w:spacing w:beforeLines="25" w:before="95" w:afterLines="25" w:after="95"/>
      <w:ind w:leftChars="750" w:left="2380" w:hangingChars="100" w:hanging="280"/>
      <w:jc w:val="both"/>
    </w:pPr>
  </w:style>
  <w:style w:type="paragraph" w:customStyle="1" w:styleId="A22">
    <w:name w:val="A. 內文項目2"/>
    <w:basedOn w:val="af5"/>
    <w:next w:val="af1"/>
    <w:qFormat/>
    <w:locked/>
    <w:rsid w:val="007F3096"/>
    <w:pPr>
      <w:numPr>
        <w:numId w:val="13"/>
      </w:numPr>
      <w:spacing w:beforeLines="25" w:before="95" w:afterLines="25" w:after="95"/>
      <w:ind w:leftChars="850" w:left="2660" w:hangingChars="100" w:hanging="280"/>
      <w:jc w:val="both"/>
    </w:pPr>
  </w:style>
  <w:style w:type="paragraph" w:customStyle="1" w:styleId="A12">
    <w:name w:val="(A) 內文項目1"/>
    <w:basedOn w:val="af5"/>
    <w:next w:val="af1"/>
    <w:qFormat/>
    <w:locked/>
    <w:rsid w:val="007F3096"/>
    <w:pPr>
      <w:numPr>
        <w:numId w:val="14"/>
      </w:numPr>
      <w:spacing w:beforeLines="25" w:before="95" w:afterLines="25" w:after="95"/>
      <w:ind w:leftChars="850" w:left="2660" w:hangingChars="100" w:hanging="280"/>
      <w:jc w:val="both"/>
    </w:pPr>
  </w:style>
  <w:style w:type="paragraph" w:customStyle="1" w:styleId="A21">
    <w:name w:val="(A) 內文項目2"/>
    <w:basedOn w:val="af5"/>
    <w:next w:val="af1"/>
    <w:qFormat/>
    <w:locked/>
    <w:rsid w:val="007F3096"/>
    <w:pPr>
      <w:numPr>
        <w:numId w:val="15"/>
      </w:numPr>
      <w:spacing w:beforeLines="25" w:before="95" w:afterLines="25" w:after="95"/>
      <w:ind w:leftChars="950" w:left="2940" w:hangingChars="100" w:hanging="280"/>
      <w:jc w:val="both"/>
    </w:pPr>
  </w:style>
  <w:style w:type="paragraph" w:customStyle="1" w:styleId="a1">
    <w:name w:val="a. 內文項目1"/>
    <w:basedOn w:val="af5"/>
    <w:next w:val="af1"/>
    <w:qFormat/>
    <w:locked/>
    <w:rsid w:val="00DF7689"/>
    <w:pPr>
      <w:numPr>
        <w:numId w:val="16"/>
      </w:numPr>
      <w:spacing w:beforeLines="25" w:before="95" w:afterLines="25" w:after="95"/>
      <w:ind w:leftChars="950" w:left="2940" w:hangingChars="100" w:hanging="280"/>
      <w:jc w:val="both"/>
    </w:pPr>
  </w:style>
  <w:style w:type="paragraph" w:customStyle="1" w:styleId="a2">
    <w:name w:val="a. 內文項目2"/>
    <w:basedOn w:val="af5"/>
    <w:next w:val="af1"/>
    <w:qFormat/>
    <w:locked/>
    <w:rsid w:val="00DF7689"/>
    <w:pPr>
      <w:numPr>
        <w:numId w:val="17"/>
      </w:numPr>
      <w:spacing w:beforeLines="25" w:before="95" w:afterLines="25" w:after="95"/>
      <w:ind w:leftChars="1050" w:left="3220" w:hangingChars="100" w:hanging="280"/>
      <w:jc w:val="both"/>
    </w:pPr>
  </w:style>
  <w:style w:type="paragraph" w:customStyle="1" w:styleId="affd">
    <w:name w:val="圖置中"/>
    <w:basedOn w:val="af1"/>
    <w:next w:val="af1"/>
    <w:qFormat/>
    <w:locked/>
    <w:rsid w:val="00DF7689"/>
    <w:pPr>
      <w:keepNext/>
      <w:spacing w:beforeLines="50" w:before="190" w:afterLines="25" w:after="95"/>
      <w:jc w:val="center"/>
    </w:pPr>
  </w:style>
  <w:style w:type="paragraph" w:customStyle="1" w:styleId="affe">
    <w:name w:val="圖標題"/>
    <w:basedOn w:val="af1"/>
    <w:next w:val="af1"/>
    <w:qFormat/>
    <w:locked/>
    <w:rsid w:val="00853AC9"/>
    <w:pPr>
      <w:spacing w:beforeLines="25" w:before="25" w:afterLines="50" w:after="50"/>
      <w:jc w:val="center"/>
    </w:pPr>
  </w:style>
  <w:style w:type="paragraph" w:styleId="afff">
    <w:name w:val="Document Map"/>
    <w:basedOn w:val="af1"/>
    <w:link w:val="afff0"/>
    <w:uiPriority w:val="99"/>
    <w:semiHidden/>
    <w:unhideWhenUsed/>
    <w:rsid w:val="0018737B"/>
    <w:rPr>
      <w:rFonts w:ascii="新細明體" w:eastAsia="新細明體"/>
      <w:sz w:val="18"/>
      <w:szCs w:val="18"/>
    </w:rPr>
  </w:style>
  <w:style w:type="table" w:styleId="afff1">
    <w:name w:val="Table Grid"/>
    <w:aliases w:val="(圖專用),地稅專用表格"/>
    <w:basedOn w:val="af3"/>
    <w:uiPriority w:val="59"/>
    <w:rsid w:val="00853A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2">
    <w:name w:val="表標題"/>
    <w:basedOn w:val="af1"/>
    <w:next w:val="af1"/>
    <w:qFormat/>
    <w:locked/>
    <w:rsid w:val="00DF7689"/>
    <w:pPr>
      <w:keepNext/>
      <w:spacing w:beforeLines="50" w:before="190" w:afterLines="25" w:after="95"/>
      <w:jc w:val="center"/>
    </w:pPr>
  </w:style>
  <w:style w:type="paragraph" w:customStyle="1" w:styleId="afff3">
    <w:name w:val="圖置右"/>
    <w:basedOn w:val="af1"/>
    <w:next w:val="af1"/>
    <w:qFormat/>
    <w:locked/>
    <w:rsid w:val="0068725C"/>
    <w:pPr>
      <w:spacing w:beforeLines="50" w:before="50" w:afterLines="25" w:after="25"/>
      <w:jc w:val="right"/>
    </w:pPr>
  </w:style>
  <w:style w:type="paragraph" w:customStyle="1" w:styleId="afff4">
    <w:name w:val="表格文字(靠左)"/>
    <w:basedOn w:val="af5"/>
    <w:next w:val="af1"/>
    <w:qFormat/>
    <w:locked/>
    <w:rsid w:val="0068725C"/>
    <w:pPr>
      <w:spacing w:line="400" w:lineRule="exact"/>
      <w:jc w:val="both"/>
    </w:pPr>
  </w:style>
  <w:style w:type="paragraph" w:customStyle="1" w:styleId="afff5">
    <w:name w:val="表格文字(置中)"/>
    <w:basedOn w:val="af5"/>
    <w:next w:val="af1"/>
    <w:qFormat/>
    <w:locked/>
    <w:rsid w:val="0068725C"/>
    <w:pPr>
      <w:spacing w:line="400" w:lineRule="exact"/>
      <w:jc w:val="center"/>
    </w:pPr>
  </w:style>
  <w:style w:type="paragraph" w:customStyle="1" w:styleId="14">
    <w:name w:val="表格文字(1. 標題)"/>
    <w:basedOn w:val="af5"/>
    <w:next w:val="af1"/>
    <w:qFormat/>
    <w:locked/>
    <w:rsid w:val="00FE03B1"/>
    <w:pPr>
      <w:numPr>
        <w:numId w:val="18"/>
      </w:numPr>
      <w:spacing w:line="400" w:lineRule="exact"/>
      <w:ind w:left="340" w:hanging="340"/>
      <w:jc w:val="both"/>
    </w:pPr>
  </w:style>
  <w:style w:type="paragraph" w:customStyle="1" w:styleId="13">
    <w:name w:val="表格文字(項目1)"/>
    <w:basedOn w:val="af5"/>
    <w:next w:val="af1"/>
    <w:qFormat/>
    <w:locked/>
    <w:rsid w:val="00FE03B1"/>
    <w:pPr>
      <w:numPr>
        <w:numId w:val="19"/>
      </w:numPr>
      <w:spacing w:line="400" w:lineRule="exact"/>
      <w:ind w:hangingChars="100" w:hanging="100"/>
      <w:jc w:val="both"/>
    </w:pPr>
  </w:style>
  <w:style w:type="paragraph" w:customStyle="1" w:styleId="2">
    <w:name w:val="表格文字(項目2)"/>
    <w:basedOn w:val="af5"/>
    <w:next w:val="af1"/>
    <w:qFormat/>
    <w:locked/>
    <w:rsid w:val="00FE03B1"/>
    <w:pPr>
      <w:numPr>
        <w:numId w:val="20"/>
      </w:numPr>
      <w:spacing w:line="400" w:lineRule="exact"/>
      <w:ind w:leftChars="125" w:left="225" w:hangingChars="100" w:hanging="100"/>
      <w:jc w:val="both"/>
    </w:pPr>
  </w:style>
  <w:style w:type="paragraph" w:styleId="afff6">
    <w:name w:val="Title"/>
    <w:basedOn w:val="af1"/>
    <w:next w:val="af1"/>
    <w:link w:val="afff7"/>
    <w:uiPriority w:val="10"/>
    <w:semiHidden/>
    <w:qFormat/>
    <w:rsid w:val="00E235AD"/>
    <w:pPr>
      <w:widowControl/>
      <w:snapToGrid w:val="0"/>
      <w:spacing w:line="480" w:lineRule="exact"/>
      <w:jc w:val="center"/>
    </w:pPr>
    <w:rPr>
      <w:b/>
      <w:spacing w:val="5"/>
      <w:kern w:val="28"/>
      <w:sz w:val="48"/>
      <w:szCs w:val="52"/>
      <w:lang w:val="x-none" w:eastAsia="x-none"/>
    </w:rPr>
  </w:style>
  <w:style w:type="character" w:customStyle="1" w:styleId="afff7">
    <w:name w:val="標題 字元"/>
    <w:link w:val="afff6"/>
    <w:uiPriority w:val="10"/>
    <w:semiHidden/>
    <w:rsid w:val="00E235AD"/>
    <w:rPr>
      <w:rFonts w:ascii="Times New Roman" w:eastAsia="標楷體" w:hAnsi="Times New Roman"/>
      <w:b/>
      <w:spacing w:val="5"/>
      <w:kern w:val="28"/>
      <w:sz w:val="48"/>
      <w:szCs w:val="52"/>
      <w:lang w:val="x-none" w:eastAsia="x-none"/>
    </w:rPr>
  </w:style>
  <w:style w:type="character" w:customStyle="1" w:styleId="1b">
    <w:name w:val="標題 1 字元"/>
    <w:link w:val="1a"/>
    <w:rsid w:val="00482035"/>
    <w:rPr>
      <w:rFonts w:ascii="Arial" w:eastAsia="標楷體" w:hAnsi="Arial"/>
      <w:b/>
      <w:bCs/>
      <w:kern w:val="52"/>
      <w:sz w:val="52"/>
      <w:szCs w:val="52"/>
    </w:rPr>
  </w:style>
  <w:style w:type="paragraph" w:styleId="afff8">
    <w:name w:val="Body Text Indent"/>
    <w:basedOn w:val="af1"/>
    <w:link w:val="afff9"/>
    <w:semiHidden/>
    <w:rsid w:val="00482035"/>
    <w:pPr>
      <w:spacing w:before="120" w:after="240" w:line="500" w:lineRule="exact"/>
      <w:ind w:left="589" w:hangingChars="210" w:hanging="589"/>
      <w:jc w:val="both"/>
    </w:pPr>
    <w:rPr>
      <w:b/>
      <w:bCs/>
      <w:lang w:val="x-none" w:eastAsia="x-none"/>
    </w:rPr>
  </w:style>
  <w:style w:type="character" w:customStyle="1" w:styleId="afff9">
    <w:name w:val="本文縮排 字元"/>
    <w:link w:val="afff8"/>
    <w:semiHidden/>
    <w:rsid w:val="00482035"/>
    <w:rPr>
      <w:rFonts w:ascii="Times New Roman" w:eastAsia="標楷體" w:hAnsi="Times New Roman"/>
      <w:b/>
      <w:bCs/>
      <w:kern w:val="2"/>
      <w:sz w:val="28"/>
      <w:szCs w:val="24"/>
    </w:rPr>
  </w:style>
  <w:style w:type="paragraph" w:styleId="1f2">
    <w:name w:val="toc 1"/>
    <w:basedOn w:val="af1"/>
    <w:next w:val="af1"/>
    <w:uiPriority w:val="39"/>
    <w:rsid w:val="007F2C21"/>
    <w:pPr>
      <w:tabs>
        <w:tab w:val="left" w:pos="993"/>
        <w:tab w:val="left" w:pos="1277"/>
        <w:tab w:val="right" w:leader="dot" w:pos="9072"/>
      </w:tabs>
      <w:spacing w:beforeLines="50" w:before="190" w:line="480" w:lineRule="exact"/>
      <w:ind w:left="980" w:hangingChars="350" w:hanging="980"/>
    </w:pPr>
    <w:rPr>
      <w:noProof/>
      <w:szCs w:val="28"/>
    </w:rPr>
  </w:style>
  <w:style w:type="character" w:customStyle="1" w:styleId="aff6">
    <w:name w:val="第一節 內文 字元"/>
    <w:link w:val="aff5"/>
    <w:rsid w:val="00111EF5"/>
    <w:rPr>
      <w:rFonts w:ascii="Times New Roman" w:eastAsia="標楷體" w:hAnsi="Times New Roman"/>
      <w:kern w:val="2"/>
      <w:sz w:val="28"/>
      <w:szCs w:val="24"/>
      <w:lang w:val="x-none" w:eastAsia="x-none"/>
    </w:rPr>
  </w:style>
  <w:style w:type="character" w:customStyle="1" w:styleId="aff9">
    <w:name w:val="(一) 內文 字元"/>
    <w:link w:val="aff8"/>
    <w:rsid w:val="00482035"/>
    <w:rPr>
      <w:rFonts w:ascii="Times New Roman" w:eastAsia="標楷體" w:hAnsi="Times New Roman"/>
      <w:kern w:val="2"/>
      <w:sz w:val="28"/>
      <w:szCs w:val="24"/>
    </w:rPr>
  </w:style>
  <w:style w:type="character" w:customStyle="1" w:styleId="1f">
    <w:name w:val="1.內文 字元"/>
    <w:link w:val="1e"/>
    <w:locked/>
    <w:rsid w:val="007F3096"/>
    <w:rPr>
      <w:rFonts w:ascii="Times New Roman" w:eastAsia="標楷體" w:hAnsi="Times New Roman"/>
      <w:kern w:val="2"/>
      <w:sz w:val="28"/>
      <w:szCs w:val="24"/>
      <w:lang w:val="x-none" w:eastAsia="x-none"/>
    </w:rPr>
  </w:style>
  <w:style w:type="character" w:customStyle="1" w:styleId="1f1">
    <w:name w:val="(1)內文 字元"/>
    <w:link w:val="1f0"/>
    <w:rsid w:val="007F3096"/>
    <w:rPr>
      <w:rFonts w:ascii="Times New Roman" w:eastAsia="標楷體" w:hAnsi="Times New Roman"/>
      <w:kern w:val="2"/>
      <w:sz w:val="28"/>
      <w:szCs w:val="24"/>
      <w:lang w:val="x-none" w:eastAsia="x-none"/>
    </w:rPr>
  </w:style>
  <w:style w:type="character" w:customStyle="1" w:styleId="afff0">
    <w:name w:val="文件引導模式 字元"/>
    <w:link w:val="afff"/>
    <w:uiPriority w:val="99"/>
    <w:semiHidden/>
    <w:rsid w:val="0018737B"/>
    <w:rPr>
      <w:rFonts w:ascii="新細明體" w:hAnsi="Times New Roman"/>
      <w:kern w:val="2"/>
      <w:sz w:val="18"/>
      <w:szCs w:val="18"/>
    </w:rPr>
  </w:style>
  <w:style w:type="character" w:customStyle="1" w:styleId="31">
    <w:name w:val="標題3內文 字元"/>
    <w:link w:val="32"/>
    <w:locked/>
    <w:rsid w:val="006D7250"/>
    <w:rPr>
      <w:rFonts w:ascii="Times New Roman" w:eastAsia="標楷體" w:hAnsi="Times New Roman"/>
      <w:color w:val="000000"/>
      <w:kern w:val="16"/>
      <w:sz w:val="28"/>
      <w:szCs w:val="28"/>
    </w:rPr>
  </w:style>
  <w:style w:type="paragraph" w:customStyle="1" w:styleId="32">
    <w:name w:val="標題3內文"/>
    <w:next w:val="af1"/>
    <w:link w:val="31"/>
    <w:rsid w:val="006D7250"/>
    <w:pPr>
      <w:spacing w:before="60" w:after="60" w:line="480" w:lineRule="exact"/>
      <w:ind w:left="1389"/>
      <w:jc w:val="both"/>
    </w:pPr>
    <w:rPr>
      <w:rFonts w:ascii="Times New Roman" w:eastAsia="標楷體" w:hAnsi="Times New Roman"/>
      <w:color w:val="000000"/>
      <w:kern w:val="16"/>
      <w:sz w:val="28"/>
      <w:szCs w:val="28"/>
    </w:rPr>
  </w:style>
  <w:style w:type="paragraph" w:customStyle="1" w:styleId="42">
    <w:name w:val="標題4內文"/>
    <w:next w:val="af1"/>
    <w:rsid w:val="006D7250"/>
    <w:pPr>
      <w:spacing w:before="60" w:after="60" w:line="480" w:lineRule="exact"/>
      <w:ind w:left="1786"/>
      <w:jc w:val="both"/>
    </w:pPr>
    <w:rPr>
      <w:rFonts w:ascii="Times New Roman" w:eastAsia="標楷體" w:hAnsi="Times New Roman"/>
      <w:color w:val="000000"/>
      <w:kern w:val="16"/>
      <w:sz w:val="28"/>
      <w:szCs w:val="28"/>
    </w:rPr>
  </w:style>
  <w:style w:type="paragraph" w:styleId="24">
    <w:name w:val="toc 2"/>
    <w:basedOn w:val="af1"/>
    <w:next w:val="af1"/>
    <w:uiPriority w:val="39"/>
    <w:qFormat/>
    <w:rsid w:val="00725166"/>
    <w:pPr>
      <w:widowControl/>
      <w:tabs>
        <w:tab w:val="left" w:pos="1960"/>
        <w:tab w:val="right" w:leader="dot" w:pos="9072"/>
      </w:tabs>
      <w:spacing w:beforeLines="15" w:before="15" w:afterLines="15" w:after="15" w:line="480" w:lineRule="exact"/>
      <w:ind w:leftChars="100" w:left="450" w:hangingChars="350" w:hanging="350"/>
      <w:textAlignment w:val="auto"/>
    </w:pPr>
    <w:rPr>
      <w:noProof/>
      <w:szCs w:val="28"/>
    </w:rPr>
  </w:style>
  <w:style w:type="paragraph" w:styleId="33">
    <w:name w:val="toc 3"/>
    <w:basedOn w:val="af1"/>
    <w:next w:val="af1"/>
    <w:autoRedefine/>
    <w:uiPriority w:val="39"/>
    <w:rsid w:val="00EB67B6"/>
    <w:pPr>
      <w:tabs>
        <w:tab w:val="left" w:pos="1540"/>
        <w:tab w:val="right" w:leader="dot" w:pos="9072"/>
      </w:tabs>
      <w:spacing w:beforeLines="15" w:before="57" w:afterLines="15" w:after="57" w:line="480" w:lineRule="exact"/>
      <w:ind w:leftChars="300" w:left="1540" w:hangingChars="250" w:hanging="700"/>
    </w:pPr>
    <w:rPr>
      <w:noProof/>
      <w:szCs w:val="22"/>
    </w:rPr>
  </w:style>
  <w:style w:type="character" w:styleId="afffa">
    <w:name w:val="Hyperlink"/>
    <w:uiPriority w:val="99"/>
    <w:rsid w:val="00482035"/>
    <w:rPr>
      <w:color w:val="0000FF"/>
      <w:u w:val="single"/>
    </w:rPr>
  </w:style>
  <w:style w:type="paragraph" w:customStyle="1" w:styleId="23">
    <w:name w:val="一、 內文項目2"/>
    <w:basedOn w:val="af5"/>
    <w:next w:val="af1"/>
    <w:qFormat/>
    <w:locked/>
    <w:rsid w:val="007F3096"/>
    <w:pPr>
      <w:numPr>
        <w:numId w:val="22"/>
      </w:numPr>
      <w:spacing w:beforeLines="25" w:before="95" w:afterLines="25" w:after="95"/>
      <w:ind w:leftChars="550" w:left="1820" w:hangingChars="100" w:hanging="280"/>
      <w:jc w:val="both"/>
    </w:pPr>
  </w:style>
  <w:style w:type="paragraph" w:customStyle="1" w:styleId="4">
    <w:name w:val="標題4項目"/>
    <w:next w:val="af1"/>
    <w:rsid w:val="00E82C7F"/>
    <w:pPr>
      <w:numPr>
        <w:numId w:val="24"/>
      </w:numPr>
      <w:tabs>
        <w:tab w:val="left" w:pos="2352"/>
      </w:tabs>
      <w:spacing w:before="60" w:after="60" w:line="480" w:lineRule="exact"/>
      <w:contextualSpacing/>
    </w:pPr>
    <w:rPr>
      <w:rFonts w:ascii="Times New Roman" w:eastAsia="標楷體" w:hAnsi="Times New Roman"/>
      <w:color w:val="000000"/>
      <w:kern w:val="16"/>
      <w:sz w:val="28"/>
      <w:szCs w:val="28"/>
    </w:rPr>
  </w:style>
  <w:style w:type="paragraph" w:styleId="afffb">
    <w:name w:val="table of figures"/>
    <w:basedOn w:val="1f2"/>
    <w:next w:val="af1"/>
    <w:uiPriority w:val="99"/>
    <w:rsid w:val="008F35C6"/>
    <w:pPr>
      <w:tabs>
        <w:tab w:val="center" w:leader="dot" w:pos="1960"/>
      </w:tabs>
      <w:ind w:left="617" w:hanging="617"/>
    </w:pPr>
  </w:style>
  <w:style w:type="table" w:customStyle="1" w:styleId="1f3">
    <w:name w:val="表格格線1"/>
    <w:basedOn w:val="af3"/>
    <w:next w:val="afff1"/>
    <w:semiHidden/>
    <w:rsid w:val="00482035"/>
    <w:pPr>
      <w:widowControl w:val="0"/>
    </w:pPr>
    <w:rPr>
      <w:rFonts w:ascii="Times New Roman" w:eastAsia="標楷體"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
    <w:name w:val="TOC_Heading"/>
    <w:basedOn w:val="af1"/>
    <w:next w:val="af1"/>
    <w:semiHidden/>
    <w:rsid w:val="00482035"/>
    <w:pPr>
      <w:keepNext/>
      <w:widowControl/>
      <w:spacing w:before="80" w:after="120" w:line="480" w:lineRule="exact"/>
    </w:pPr>
    <w:rPr>
      <w:rFonts w:ascii="Futura Hv" w:hAnsi="Futura Hv"/>
      <w:kern w:val="0"/>
      <w:lang w:eastAsia="en-US"/>
    </w:rPr>
  </w:style>
  <w:style w:type="character" w:customStyle="1" w:styleId="IE">
    <w:name w:val="IE"/>
    <w:semiHidden/>
    <w:rsid w:val="00482035"/>
    <w:rPr>
      <w:rFonts w:ascii="微軟正黑體" w:eastAsia="微軟正黑體"/>
      <w:b/>
      <w:bCs/>
      <w:i w:val="0"/>
      <w:iCs w:val="0"/>
      <w:strike w:val="0"/>
      <w:color w:val="0000FF"/>
      <w:sz w:val="20"/>
      <w:szCs w:val="20"/>
      <w:u w:val="none"/>
    </w:rPr>
  </w:style>
  <w:style w:type="character" w:customStyle="1" w:styleId="BodyTextIndentChar">
    <w:name w:val="Body Text Indent Char"/>
    <w:semiHidden/>
    <w:locked/>
    <w:rsid w:val="00482035"/>
    <w:rPr>
      <w:rFonts w:cs="Times New Roman"/>
    </w:rPr>
  </w:style>
  <w:style w:type="character" w:customStyle="1" w:styleId="BodyTextChar">
    <w:name w:val="Body Text Char"/>
    <w:semiHidden/>
    <w:locked/>
    <w:rsid w:val="00482035"/>
    <w:rPr>
      <w:rFonts w:cs="Times New Roman"/>
    </w:rPr>
  </w:style>
  <w:style w:type="paragraph" w:styleId="afffc">
    <w:name w:val="annotation text"/>
    <w:basedOn w:val="af1"/>
    <w:link w:val="afffd"/>
    <w:rsid w:val="00482035"/>
    <w:pPr>
      <w:spacing w:line="480" w:lineRule="exact"/>
    </w:pPr>
    <w:rPr>
      <w:lang w:val="x-none" w:eastAsia="x-none"/>
    </w:rPr>
  </w:style>
  <w:style w:type="character" w:customStyle="1" w:styleId="afffd">
    <w:name w:val="註解文字 字元"/>
    <w:link w:val="afffc"/>
    <w:rsid w:val="00482035"/>
    <w:rPr>
      <w:rFonts w:ascii="Times New Roman" w:eastAsia="標楷體" w:hAnsi="Times New Roman"/>
      <w:kern w:val="2"/>
      <w:sz w:val="28"/>
      <w:szCs w:val="24"/>
    </w:rPr>
  </w:style>
  <w:style w:type="paragraph" w:styleId="afffe">
    <w:name w:val="annotation subject"/>
    <w:basedOn w:val="afffc"/>
    <w:next w:val="afffc"/>
    <w:link w:val="affff"/>
    <w:semiHidden/>
    <w:rsid w:val="00482035"/>
    <w:rPr>
      <w:b/>
      <w:bCs/>
    </w:rPr>
  </w:style>
  <w:style w:type="character" w:customStyle="1" w:styleId="affff">
    <w:name w:val="註解主旨 字元"/>
    <w:link w:val="afffe"/>
    <w:semiHidden/>
    <w:rsid w:val="00482035"/>
    <w:rPr>
      <w:rFonts w:ascii="Times New Roman" w:eastAsia="標楷體" w:hAnsi="Times New Roman"/>
      <w:b/>
      <w:bCs/>
      <w:kern w:val="2"/>
      <w:sz w:val="28"/>
      <w:szCs w:val="24"/>
    </w:rPr>
  </w:style>
  <w:style w:type="paragraph" w:customStyle="1" w:styleId="Bulletwithtext1">
    <w:name w:val="Bullet with text 1"/>
    <w:basedOn w:val="af1"/>
    <w:semiHidden/>
    <w:rsid w:val="00482035"/>
    <w:pPr>
      <w:widowControl/>
      <w:tabs>
        <w:tab w:val="num" w:pos="360"/>
      </w:tabs>
      <w:spacing w:line="480" w:lineRule="exact"/>
      <w:ind w:left="360" w:hanging="360"/>
    </w:pPr>
    <w:rPr>
      <w:rFonts w:ascii="標楷體" w:hAnsi="標楷體"/>
      <w:kern w:val="0"/>
      <w:lang w:eastAsia="en-US"/>
    </w:rPr>
  </w:style>
  <w:style w:type="paragraph" w:styleId="affff0">
    <w:name w:val="Balloon Text"/>
    <w:basedOn w:val="af1"/>
    <w:link w:val="affff1"/>
    <w:semiHidden/>
    <w:rsid w:val="00482035"/>
    <w:pPr>
      <w:spacing w:line="480" w:lineRule="exact"/>
    </w:pPr>
    <w:rPr>
      <w:rFonts w:ascii="Cambria" w:hAnsi="Cambria"/>
      <w:sz w:val="18"/>
      <w:szCs w:val="18"/>
      <w:lang w:val="x-none" w:eastAsia="x-none"/>
    </w:rPr>
  </w:style>
  <w:style w:type="character" w:customStyle="1" w:styleId="affff1">
    <w:name w:val="註解方塊文字 字元"/>
    <w:link w:val="affff0"/>
    <w:semiHidden/>
    <w:rsid w:val="00482035"/>
    <w:rPr>
      <w:rFonts w:ascii="Cambria" w:eastAsia="標楷體" w:hAnsi="Cambria"/>
      <w:kern w:val="2"/>
      <w:sz w:val="18"/>
      <w:szCs w:val="18"/>
    </w:rPr>
  </w:style>
  <w:style w:type="paragraph" w:styleId="43">
    <w:name w:val="toc 4"/>
    <w:basedOn w:val="af1"/>
    <w:next w:val="af1"/>
    <w:autoRedefine/>
    <w:uiPriority w:val="39"/>
    <w:rsid w:val="001E541F"/>
    <w:pPr>
      <w:spacing w:line="480" w:lineRule="exact"/>
      <w:ind w:leftChars="600" w:left="1440"/>
    </w:pPr>
    <w:rPr>
      <w:szCs w:val="22"/>
    </w:rPr>
  </w:style>
  <w:style w:type="paragraph" w:styleId="5">
    <w:name w:val="toc 5"/>
    <w:basedOn w:val="af1"/>
    <w:next w:val="af1"/>
    <w:autoRedefine/>
    <w:uiPriority w:val="39"/>
    <w:semiHidden/>
    <w:rsid w:val="00482035"/>
    <w:pPr>
      <w:spacing w:line="480" w:lineRule="exact"/>
      <w:ind w:leftChars="800" w:left="1920"/>
    </w:pPr>
    <w:rPr>
      <w:rFonts w:ascii="Calibri" w:eastAsia="新細明體" w:hAnsi="Calibri"/>
      <w:szCs w:val="22"/>
    </w:rPr>
  </w:style>
  <w:style w:type="paragraph" w:styleId="60">
    <w:name w:val="toc 6"/>
    <w:basedOn w:val="af1"/>
    <w:next w:val="af1"/>
    <w:autoRedefine/>
    <w:uiPriority w:val="39"/>
    <w:semiHidden/>
    <w:rsid w:val="00482035"/>
    <w:pPr>
      <w:spacing w:line="480" w:lineRule="exact"/>
      <w:ind w:leftChars="1000" w:left="2400"/>
    </w:pPr>
    <w:rPr>
      <w:rFonts w:ascii="Calibri" w:eastAsia="新細明體" w:hAnsi="Calibri"/>
      <w:szCs w:val="22"/>
    </w:rPr>
  </w:style>
  <w:style w:type="character" w:styleId="affff2">
    <w:name w:val="page number"/>
    <w:basedOn w:val="af2"/>
    <w:locked/>
    <w:rsid w:val="00482035"/>
  </w:style>
  <w:style w:type="paragraph" w:styleId="70">
    <w:name w:val="toc 7"/>
    <w:basedOn w:val="af1"/>
    <w:next w:val="af1"/>
    <w:autoRedefine/>
    <w:uiPriority w:val="39"/>
    <w:semiHidden/>
    <w:rsid w:val="00482035"/>
    <w:pPr>
      <w:spacing w:line="480" w:lineRule="exact"/>
      <w:ind w:leftChars="1200" w:left="2880"/>
    </w:pPr>
    <w:rPr>
      <w:rFonts w:ascii="Calibri" w:eastAsia="新細明體" w:hAnsi="Calibri"/>
      <w:szCs w:val="22"/>
    </w:rPr>
  </w:style>
  <w:style w:type="paragraph" w:styleId="81">
    <w:name w:val="toc 8"/>
    <w:basedOn w:val="af1"/>
    <w:next w:val="af1"/>
    <w:autoRedefine/>
    <w:uiPriority w:val="39"/>
    <w:semiHidden/>
    <w:rsid w:val="00482035"/>
    <w:pPr>
      <w:spacing w:line="480" w:lineRule="exact"/>
      <w:ind w:leftChars="1400" w:left="3360"/>
    </w:pPr>
    <w:rPr>
      <w:rFonts w:ascii="Calibri" w:eastAsia="新細明體" w:hAnsi="Calibri"/>
      <w:szCs w:val="22"/>
    </w:rPr>
  </w:style>
  <w:style w:type="paragraph" w:styleId="91">
    <w:name w:val="toc 9"/>
    <w:basedOn w:val="af1"/>
    <w:next w:val="af1"/>
    <w:autoRedefine/>
    <w:uiPriority w:val="39"/>
    <w:semiHidden/>
    <w:rsid w:val="00482035"/>
    <w:pPr>
      <w:spacing w:line="480" w:lineRule="exact"/>
      <w:ind w:leftChars="1600" w:left="3840"/>
    </w:pPr>
    <w:rPr>
      <w:rFonts w:ascii="Calibri" w:eastAsia="新細明體" w:hAnsi="Calibri"/>
      <w:szCs w:val="22"/>
    </w:rPr>
  </w:style>
  <w:style w:type="paragraph" w:customStyle="1" w:styleId="a4">
    <w:name w:val="a項目符號4"/>
    <w:basedOn w:val="af1"/>
    <w:link w:val="a41"/>
    <w:rsid w:val="008E113E"/>
    <w:pPr>
      <w:numPr>
        <w:numId w:val="25"/>
      </w:numPr>
      <w:spacing w:line="480" w:lineRule="exact"/>
      <w:textAlignment w:val="auto"/>
    </w:pPr>
    <w:rPr>
      <w:rFonts w:ascii="Arial" w:hAnsi="Arial"/>
      <w:color w:val="800080"/>
    </w:rPr>
  </w:style>
  <w:style w:type="numbering" w:customStyle="1" w:styleId="a">
    <w:name w:val="樣式_建議書"/>
    <w:uiPriority w:val="99"/>
    <w:rsid w:val="00482035"/>
    <w:pPr>
      <w:numPr>
        <w:numId w:val="21"/>
      </w:numPr>
    </w:pPr>
  </w:style>
  <w:style w:type="paragraph" w:customStyle="1" w:styleId="a30">
    <w:name w:val="a本文縮排3"/>
    <w:basedOn w:val="af1"/>
    <w:link w:val="a31"/>
    <w:rsid w:val="008E113E"/>
    <w:pPr>
      <w:spacing w:beforeLines="50" w:afterLines="50" w:line="480" w:lineRule="exact"/>
      <w:ind w:leftChars="200" w:left="200" w:firstLineChars="200" w:firstLine="200"/>
      <w:jc w:val="both"/>
      <w:textAlignment w:val="auto"/>
    </w:pPr>
    <w:rPr>
      <w:rFonts w:ascii="Arial" w:hAnsi="Arial"/>
      <w:color w:val="008000"/>
    </w:rPr>
  </w:style>
  <w:style w:type="paragraph" w:customStyle="1" w:styleId="a42">
    <w:name w:val="a本文縮排4"/>
    <w:basedOn w:val="af1"/>
    <w:link w:val="a43"/>
    <w:rsid w:val="008E113E"/>
    <w:pPr>
      <w:spacing w:beforeLines="50" w:afterLines="50" w:line="480" w:lineRule="exact"/>
      <w:ind w:leftChars="300" w:left="300" w:firstLineChars="200" w:firstLine="200"/>
      <w:textAlignment w:val="auto"/>
    </w:pPr>
    <w:rPr>
      <w:rFonts w:ascii="Arial" w:hAnsi="Arial"/>
      <w:color w:val="800080"/>
    </w:rPr>
  </w:style>
  <w:style w:type="paragraph" w:customStyle="1" w:styleId="a11">
    <w:name w:val="a標題1"/>
    <w:basedOn w:val="af1"/>
    <w:next w:val="af1"/>
    <w:rsid w:val="008E113E"/>
    <w:pPr>
      <w:pageBreakBefore/>
      <w:numPr>
        <w:numId w:val="26"/>
      </w:numPr>
      <w:spacing w:beforeLines="50" w:afterLines="50" w:line="480" w:lineRule="exact"/>
      <w:textAlignment w:val="auto"/>
    </w:pPr>
    <w:rPr>
      <w:rFonts w:ascii="Arial" w:hAnsi="Arial"/>
      <w:b/>
      <w:color w:val="000080"/>
      <w:sz w:val="36"/>
    </w:rPr>
  </w:style>
  <w:style w:type="paragraph" w:customStyle="1" w:styleId="a20">
    <w:name w:val="a標題2"/>
    <w:basedOn w:val="af1"/>
    <w:next w:val="af1"/>
    <w:rsid w:val="008E113E"/>
    <w:pPr>
      <w:numPr>
        <w:ilvl w:val="1"/>
        <w:numId w:val="26"/>
      </w:numPr>
      <w:spacing w:beforeLines="50" w:afterLines="50" w:line="480" w:lineRule="exact"/>
      <w:textAlignment w:val="auto"/>
    </w:pPr>
    <w:rPr>
      <w:rFonts w:ascii="Arial" w:hAnsi="Arial"/>
      <w:color w:val="993300"/>
    </w:rPr>
  </w:style>
  <w:style w:type="paragraph" w:customStyle="1" w:styleId="a3">
    <w:name w:val="a標題3"/>
    <w:basedOn w:val="af1"/>
    <w:next w:val="a30"/>
    <w:rsid w:val="008E113E"/>
    <w:pPr>
      <w:numPr>
        <w:ilvl w:val="2"/>
        <w:numId w:val="26"/>
      </w:numPr>
      <w:spacing w:beforeLines="50" w:afterLines="50" w:line="480" w:lineRule="exact"/>
      <w:textAlignment w:val="auto"/>
    </w:pPr>
    <w:rPr>
      <w:rFonts w:ascii="Arial" w:hAnsi="Arial"/>
      <w:color w:val="008000"/>
    </w:rPr>
  </w:style>
  <w:style w:type="paragraph" w:customStyle="1" w:styleId="a40">
    <w:name w:val="a標題4"/>
    <w:basedOn w:val="af1"/>
    <w:next w:val="a42"/>
    <w:link w:val="a44"/>
    <w:rsid w:val="008E113E"/>
    <w:pPr>
      <w:numPr>
        <w:ilvl w:val="3"/>
        <w:numId w:val="26"/>
      </w:numPr>
      <w:spacing w:beforeLines="50" w:afterLines="50" w:line="480" w:lineRule="exact"/>
      <w:textAlignment w:val="auto"/>
    </w:pPr>
    <w:rPr>
      <w:rFonts w:ascii="Arial" w:hAnsi="Arial"/>
      <w:color w:val="800080"/>
    </w:rPr>
  </w:style>
  <w:style w:type="paragraph" w:customStyle="1" w:styleId="a5">
    <w:name w:val="a標題5"/>
    <w:basedOn w:val="af1"/>
    <w:next w:val="af1"/>
    <w:rsid w:val="008E113E"/>
    <w:pPr>
      <w:numPr>
        <w:ilvl w:val="4"/>
        <w:numId w:val="26"/>
      </w:numPr>
      <w:spacing w:beforeLines="50" w:afterLines="50" w:line="480" w:lineRule="exact"/>
      <w:textAlignment w:val="auto"/>
    </w:pPr>
    <w:rPr>
      <w:rFonts w:ascii="Arial" w:hAnsi="Arial"/>
      <w:color w:val="0000FF"/>
    </w:rPr>
  </w:style>
  <w:style w:type="paragraph" w:customStyle="1" w:styleId="a6">
    <w:name w:val="a標題6"/>
    <w:basedOn w:val="af1"/>
    <w:next w:val="af1"/>
    <w:rsid w:val="008E113E"/>
    <w:pPr>
      <w:numPr>
        <w:ilvl w:val="5"/>
        <w:numId w:val="26"/>
      </w:numPr>
      <w:spacing w:beforeLines="50" w:afterLines="50" w:line="480" w:lineRule="exact"/>
      <w:textAlignment w:val="auto"/>
    </w:pPr>
    <w:rPr>
      <w:rFonts w:ascii="Arial" w:hAnsi="Arial"/>
      <w:color w:val="FF6600"/>
    </w:rPr>
  </w:style>
  <w:style w:type="paragraph" w:customStyle="1" w:styleId="a7">
    <w:name w:val="a標題7"/>
    <w:basedOn w:val="af1"/>
    <w:next w:val="af1"/>
    <w:rsid w:val="008E113E"/>
    <w:pPr>
      <w:numPr>
        <w:ilvl w:val="6"/>
        <w:numId w:val="26"/>
      </w:numPr>
      <w:spacing w:beforeLines="50" w:afterLines="50" w:line="480" w:lineRule="exact"/>
      <w:textAlignment w:val="auto"/>
    </w:pPr>
    <w:rPr>
      <w:rFonts w:ascii="Arial" w:hAnsi="Arial"/>
      <w:color w:val="FF00FF"/>
    </w:rPr>
  </w:style>
  <w:style w:type="paragraph" w:customStyle="1" w:styleId="a8">
    <w:name w:val="a標題8"/>
    <w:basedOn w:val="af1"/>
    <w:next w:val="af1"/>
    <w:rsid w:val="008E113E"/>
    <w:pPr>
      <w:numPr>
        <w:ilvl w:val="7"/>
        <w:numId w:val="26"/>
      </w:numPr>
      <w:spacing w:beforeLines="50" w:afterLines="50" w:line="480" w:lineRule="exact"/>
      <w:textAlignment w:val="auto"/>
    </w:pPr>
    <w:rPr>
      <w:rFonts w:ascii="Arial" w:hAnsi="Arial"/>
      <w:color w:val="339966"/>
    </w:rPr>
  </w:style>
  <w:style w:type="paragraph" w:customStyle="1" w:styleId="a9">
    <w:name w:val="a標題9"/>
    <w:basedOn w:val="af1"/>
    <w:next w:val="af1"/>
    <w:rsid w:val="008E113E"/>
    <w:pPr>
      <w:numPr>
        <w:ilvl w:val="8"/>
        <w:numId w:val="26"/>
      </w:numPr>
      <w:spacing w:beforeLines="50" w:afterLines="50" w:line="480" w:lineRule="exact"/>
      <w:textAlignment w:val="auto"/>
    </w:pPr>
    <w:rPr>
      <w:rFonts w:ascii="Arial" w:hAnsi="Arial"/>
      <w:color w:val="993366"/>
    </w:rPr>
  </w:style>
  <w:style w:type="character" w:customStyle="1" w:styleId="a43">
    <w:name w:val="a本文縮排4 字元"/>
    <w:link w:val="a42"/>
    <w:rsid w:val="008E113E"/>
    <w:rPr>
      <w:rFonts w:ascii="Arial" w:eastAsia="標楷體" w:hAnsi="Arial"/>
      <w:color w:val="800080"/>
      <w:kern w:val="2"/>
      <w:sz w:val="28"/>
      <w:szCs w:val="24"/>
    </w:rPr>
  </w:style>
  <w:style w:type="character" w:customStyle="1" w:styleId="a44">
    <w:name w:val="a標題4 字元"/>
    <w:link w:val="a40"/>
    <w:rsid w:val="008E113E"/>
    <w:rPr>
      <w:rFonts w:ascii="Arial" w:eastAsia="標楷體" w:hAnsi="Arial"/>
      <w:color w:val="800080"/>
      <w:kern w:val="2"/>
      <w:sz w:val="28"/>
      <w:szCs w:val="24"/>
    </w:rPr>
  </w:style>
  <w:style w:type="character" w:customStyle="1" w:styleId="a41">
    <w:name w:val="a項目符號4 字元"/>
    <w:link w:val="a4"/>
    <w:rsid w:val="008E113E"/>
    <w:rPr>
      <w:rFonts w:ascii="Arial" w:eastAsia="標楷體" w:hAnsi="Arial"/>
      <w:color w:val="800080"/>
      <w:kern w:val="2"/>
      <w:sz w:val="28"/>
      <w:szCs w:val="24"/>
    </w:rPr>
  </w:style>
  <w:style w:type="character" w:customStyle="1" w:styleId="a31">
    <w:name w:val="a本文縮排3 字元"/>
    <w:link w:val="a30"/>
    <w:rsid w:val="008E113E"/>
    <w:rPr>
      <w:rFonts w:ascii="Arial" w:eastAsia="標楷體" w:hAnsi="Arial"/>
      <w:color w:val="008000"/>
      <w:kern w:val="2"/>
      <w:sz w:val="28"/>
      <w:szCs w:val="24"/>
    </w:rPr>
  </w:style>
  <w:style w:type="paragraph" w:customStyle="1" w:styleId="Default">
    <w:name w:val="Default"/>
    <w:rsid w:val="00666A08"/>
    <w:pPr>
      <w:widowControl w:val="0"/>
      <w:autoSpaceDE w:val="0"/>
      <w:autoSpaceDN w:val="0"/>
      <w:adjustRightInd w:val="0"/>
    </w:pPr>
    <w:rPr>
      <w:rFonts w:ascii="標楷體" w:eastAsia="標楷體" w:cs="標楷體"/>
      <w:color w:val="000000"/>
      <w:sz w:val="24"/>
      <w:szCs w:val="24"/>
    </w:rPr>
  </w:style>
  <w:style w:type="paragraph" w:styleId="25">
    <w:name w:val="Body Text Indent 2"/>
    <w:basedOn w:val="af1"/>
    <w:link w:val="26"/>
    <w:uiPriority w:val="99"/>
    <w:semiHidden/>
    <w:unhideWhenUsed/>
    <w:rsid w:val="00A264E3"/>
    <w:pPr>
      <w:spacing w:after="120" w:line="480" w:lineRule="auto"/>
      <w:ind w:leftChars="200" w:left="480"/>
    </w:pPr>
  </w:style>
  <w:style w:type="character" w:customStyle="1" w:styleId="26">
    <w:name w:val="本文縮排 2 字元"/>
    <w:basedOn w:val="af2"/>
    <w:link w:val="25"/>
    <w:uiPriority w:val="99"/>
    <w:semiHidden/>
    <w:rsid w:val="00A264E3"/>
    <w:rPr>
      <w:rFonts w:ascii="Times New Roman" w:eastAsia="標楷體" w:hAnsi="Times New Roman"/>
      <w:kern w:val="2"/>
      <w:sz w:val="28"/>
      <w:szCs w:val="24"/>
    </w:rPr>
  </w:style>
  <w:style w:type="character" w:customStyle="1" w:styleId="90">
    <w:name w:val="標題 9 字元"/>
    <w:aliases w:val="PIM 9 字元,標題編號 字元,Code eg's 字元,oHeading 9 字元,Appendix 字元,12 Heading 9 字元,9 字元,H9 字元,RFI H4 (A) 字元,標題 9不使用 字元,(a) 字元,--.. 字元,. 字元,.. 字元"/>
    <w:basedOn w:val="af2"/>
    <w:link w:val="9"/>
    <w:rsid w:val="00A264E3"/>
    <w:rPr>
      <w:rFonts w:ascii="Arial" w:eastAsia="標楷體" w:hAnsi="Arial"/>
      <w:color w:val="993366"/>
      <w:kern w:val="2"/>
      <w:sz w:val="28"/>
      <w:szCs w:val="36"/>
    </w:rPr>
  </w:style>
  <w:style w:type="paragraph" w:styleId="affff3">
    <w:name w:val="caption"/>
    <w:aliases w:val="圖標號,圖表標號,Caption Char1,Caption Char Char,Caption Char,圖表標號 字元 字元,圖表標號 字元,標號 字元1 字元, 字元 字元 字元 字元,字元 字元 字元 字元,fig and tbl,fig and tbl Char,Caption Char1 Char Char,Caption Char Char Char Char, Char Char Char Char Char,Caption Char Char1,Legend"/>
    <w:basedOn w:val="af1"/>
    <w:next w:val="af1"/>
    <w:link w:val="affff4"/>
    <w:uiPriority w:val="35"/>
    <w:qFormat/>
    <w:rsid w:val="00933AE2"/>
    <w:pPr>
      <w:adjustRightInd w:val="0"/>
      <w:snapToGrid w:val="0"/>
      <w:spacing w:before="120" w:after="120"/>
      <w:textAlignment w:val="auto"/>
    </w:pPr>
  </w:style>
  <w:style w:type="character" w:customStyle="1" w:styleId="affff4">
    <w:name w:val="標號 字元"/>
    <w:aliases w:val="圖標號 字元,圖表標號 字元1,Caption Char1 字元,Caption Char Char 字元,Caption Char 字元,圖表標號 字元 字元 字元,圖表標號 字元 字元1,標號 字元1 字元 字元, 字元 字元 字元 字元 字元,字元 字元 字元 字元 字元,fig and tbl 字元,fig and tbl Char 字元,Caption Char1 Char Char 字元,Caption Char Char Char Char 字元,Legend 字元"/>
    <w:link w:val="affff3"/>
    <w:rsid w:val="00933AE2"/>
    <w:rPr>
      <w:rFonts w:ascii="Times New Roman" w:eastAsia="標楷體" w:hAnsi="Times New Roman"/>
      <w:kern w:val="2"/>
      <w:sz w:val="28"/>
      <w:szCs w:val="24"/>
    </w:rPr>
  </w:style>
  <w:style w:type="paragraph" w:customStyle="1" w:styleId="-">
    <w:name w:val="標號-表"/>
    <w:basedOn w:val="af1"/>
    <w:rsid w:val="00D3181A"/>
    <w:pPr>
      <w:adjustRightInd w:val="0"/>
      <w:snapToGrid w:val="0"/>
      <w:spacing w:beforeLines="50" w:before="50" w:afterLines="50" w:after="50"/>
      <w:jc w:val="center"/>
      <w:textAlignment w:val="auto"/>
    </w:pPr>
    <w:rPr>
      <w:color w:val="666699"/>
    </w:rPr>
  </w:style>
  <w:style w:type="paragraph" w:customStyle="1" w:styleId="affff5">
    <w:name w:val="一、標號"/>
    <w:basedOn w:val="ac"/>
    <w:qFormat/>
    <w:rsid w:val="00FA55F0"/>
  </w:style>
  <w:style w:type="paragraph" w:customStyle="1" w:styleId="affff6">
    <w:name w:val="表本文"/>
    <w:basedOn w:val="af1"/>
    <w:rsid w:val="00006D46"/>
    <w:pPr>
      <w:adjustRightInd w:val="0"/>
      <w:snapToGrid w:val="0"/>
      <w:textAlignment w:val="auto"/>
    </w:pPr>
    <w:rPr>
      <w:color w:val="333300"/>
    </w:rPr>
  </w:style>
  <w:style w:type="paragraph" w:customStyle="1" w:styleId="44">
    <w:name w:val="本文縮排 4"/>
    <w:basedOn w:val="affff7"/>
    <w:rsid w:val="00E1659C"/>
    <w:pPr>
      <w:adjustRightInd w:val="0"/>
      <w:snapToGrid w:val="0"/>
      <w:spacing w:afterLines="50" w:after="50"/>
      <w:ind w:leftChars="450" w:left="450" w:firstLineChars="200" w:firstLine="200"/>
      <w:jc w:val="both"/>
      <w:textAlignment w:val="auto"/>
    </w:pPr>
    <w:rPr>
      <w:color w:val="800080"/>
    </w:rPr>
  </w:style>
  <w:style w:type="paragraph" w:customStyle="1" w:styleId="a0">
    <w:name w:val="樣式（一)"/>
    <w:basedOn w:val="af1"/>
    <w:rsid w:val="00E1659C"/>
    <w:pPr>
      <w:numPr>
        <w:numId w:val="28"/>
      </w:numPr>
      <w:tabs>
        <w:tab w:val="left" w:pos="2127"/>
      </w:tabs>
      <w:snapToGrid w:val="0"/>
      <w:spacing w:beforeLines="50" w:before="180"/>
      <w:ind w:left="2127" w:firstLineChars="200" w:hanging="709"/>
      <w:jc w:val="both"/>
      <w:textAlignment w:val="auto"/>
    </w:pPr>
    <w:rPr>
      <w:szCs w:val="28"/>
    </w:rPr>
  </w:style>
  <w:style w:type="paragraph" w:styleId="affff7">
    <w:name w:val="Body Text"/>
    <w:basedOn w:val="af1"/>
    <w:link w:val="affff8"/>
    <w:uiPriority w:val="99"/>
    <w:semiHidden/>
    <w:unhideWhenUsed/>
    <w:rsid w:val="00E1659C"/>
    <w:pPr>
      <w:spacing w:after="120"/>
    </w:pPr>
  </w:style>
  <w:style w:type="character" w:customStyle="1" w:styleId="affff8">
    <w:name w:val="本文 字元"/>
    <w:basedOn w:val="af2"/>
    <w:link w:val="affff7"/>
    <w:uiPriority w:val="99"/>
    <w:semiHidden/>
    <w:rsid w:val="00E1659C"/>
    <w:rPr>
      <w:rFonts w:ascii="Times New Roman" w:eastAsia="標楷體" w:hAnsi="Times New Roman"/>
      <w:kern w:val="2"/>
      <w:sz w:val="28"/>
      <w:szCs w:val="24"/>
    </w:rPr>
  </w:style>
  <w:style w:type="paragraph" w:styleId="34">
    <w:name w:val="Body Text Indent 3"/>
    <w:basedOn w:val="af1"/>
    <w:link w:val="35"/>
    <w:uiPriority w:val="99"/>
    <w:semiHidden/>
    <w:unhideWhenUsed/>
    <w:rsid w:val="00E71771"/>
    <w:pPr>
      <w:spacing w:after="120"/>
      <w:ind w:leftChars="200" w:left="480"/>
    </w:pPr>
    <w:rPr>
      <w:sz w:val="16"/>
      <w:szCs w:val="16"/>
    </w:rPr>
  </w:style>
  <w:style w:type="character" w:customStyle="1" w:styleId="35">
    <w:name w:val="本文縮排 3 字元"/>
    <w:basedOn w:val="af2"/>
    <w:link w:val="34"/>
    <w:uiPriority w:val="99"/>
    <w:semiHidden/>
    <w:rsid w:val="00E71771"/>
    <w:rPr>
      <w:rFonts w:ascii="Times New Roman" w:eastAsia="標楷體" w:hAnsi="Times New Roman"/>
      <w:kern w:val="2"/>
      <w:sz w:val="16"/>
      <w:szCs w:val="16"/>
    </w:rPr>
  </w:style>
  <w:style w:type="character" w:customStyle="1" w:styleId="80">
    <w:name w:val="標題 8 字元"/>
    <w:aliases w:val="No num/gap 字元,12 Heading 8 字元,8 字元,H8 字元,Legal Level 1.1.1. 字元,RFI H3 (A) 字元,標題 8不使用 字元,--. 字元,a 字元"/>
    <w:basedOn w:val="af2"/>
    <w:link w:val="8"/>
    <w:rsid w:val="00E71771"/>
    <w:rPr>
      <w:rFonts w:ascii="Arial" w:eastAsia="標楷體" w:hAnsi="Arial"/>
      <w:color w:val="339966"/>
      <w:kern w:val="2"/>
      <w:sz w:val="28"/>
      <w:szCs w:val="36"/>
    </w:rPr>
  </w:style>
  <w:style w:type="character" w:customStyle="1" w:styleId="41">
    <w:name w:val="標題 4 字元"/>
    <w:basedOn w:val="af2"/>
    <w:link w:val="40"/>
    <w:uiPriority w:val="9"/>
    <w:semiHidden/>
    <w:rsid w:val="00333022"/>
    <w:rPr>
      <w:rFonts w:asciiTheme="majorHAnsi" w:eastAsiaTheme="majorEastAsia" w:hAnsiTheme="majorHAnsi" w:cstheme="majorBidi"/>
      <w:kern w:val="2"/>
      <w:sz w:val="36"/>
      <w:szCs w:val="36"/>
    </w:rPr>
  </w:style>
  <w:style w:type="paragraph" w:customStyle="1" w:styleId="6">
    <w:name w:val="清單號碼 6"/>
    <w:basedOn w:val="af1"/>
    <w:rsid w:val="00E8688B"/>
    <w:pPr>
      <w:numPr>
        <w:numId w:val="30"/>
      </w:numPr>
      <w:tabs>
        <w:tab w:val="left" w:pos="2660"/>
      </w:tabs>
      <w:adjustRightInd w:val="0"/>
      <w:snapToGrid w:val="0"/>
      <w:spacing w:afterLines="50" w:after="50"/>
      <w:textAlignment w:val="auto"/>
    </w:pPr>
    <w:rPr>
      <w:color w:val="FF6600"/>
    </w:rPr>
  </w:style>
  <w:style w:type="paragraph" w:customStyle="1" w:styleId="3-1">
    <w:name w:val="圖3-1"/>
    <w:basedOn w:val="af1"/>
    <w:rsid w:val="00E8688B"/>
    <w:pPr>
      <w:numPr>
        <w:numId w:val="31"/>
      </w:numPr>
      <w:jc w:val="center"/>
      <w:textAlignment w:val="auto"/>
    </w:pPr>
    <w:rPr>
      <w:b/>
    </w:rPr>
  </w:style>
  <w:style w:type="character" w:customStyle="1" w:styleId="afc">
    <w:name w:val="清單段落 字元"/>
    <w:aliases w:val="表格文 字元,lp1 字元,FooterText 字元,numbered 字元,Paragraphe de liste1 字元,List Paragraph1 字元,表名 字元,picture 字元,標題3 字元"/>
    <w:link w:val="afb"/>
    <w:uiPriority w:val="34"/>
    <w:locked/>
    <w:rsid w:val="00E8688B"/>
    <w:rPr>
      <w:rFonts w:ascii="Times New Roman" w:eastAsia="標楷體" w:hAnsi="Times New Roman"/>
      <w:kern w:val="2"/>
      <w:sz w:val="28"/>
      <w:szCs w:val="24"/>
    </w:rPr>
  </w:style>
  <w:style w:type="numbering" w:customStyle="1" w:styleId="1ai1">
    <w:name w:val="1 / a / i1"/>
    <w:basedOn w:val="af4"/>
    <w:next w:val="1ai"/>
    <w:unhideWhenUsed/>
    <w:rsid w:val="00E8688B"/>
    <w:pPr>
      <w:numPr>
        <w:numId w:val="31"/>
      </w:numPr>
    </w:pPr>
  </w:style>
  <w:style w:type="numbering" w:styleId="1ai">
    <w:name w:val="Outline List 1"/>
    <w:basedOn w:val="af4"/>
    <w:uiPriority w:val="99"/>
    <w:semiHidden/>
    <w:unhideWhenUsed/>
    <w:rsid w:val="00E8688B"/>
    <w:pPr>
      <w:numPr>
        <w:numId w:val="30"/>
      </w:numPr>
    </w:pPr>
  </w:style>
  <w:style w:type="character" w:customStyle="1" w:styleId="normaltextrun">
    <w:name w:val="normaltextrun"/>
    <w:basedOn w:val="af2"/>
    <w:rsid w:val="002474FB"/>
  </w:style>
  <w:style w:type="character" w:customStyle="1" w:styleId="eop">
    <w:name w:val="eop"/>
    <w:basedOn w:val="af2"/>
    <w:rsid w:val="002474FB"/>
  </w:style>
  <w:style w:type="character" w:styleId="affff9">
    <w:name w:val="annotation reference"/>
    <w:basedOn w:val="af2"/>
    <w:unhideWhenUsed/>
    <w:rsid w:val="00BE7CC1"/>
    <w:rPr>
      <w:sz w:val="18"/>
      <w:szCs w:val="18"/>
    </w:rPr>
  </w:style>
  <w:style w:type="paragraph" w:customStyle="1" w:styleId="7">
    <w:name w:val="清單號碼 7"/>
    <w:basedOn w:val="af1"/>
    <w:rsid w:val="006E5117"/>
    <w:pPr>
      <w:numPr>
        <w:numId w:val="33"/>
      </w:numPr>
      <w:tabs>
        <w:tab w:val="left" w:pos="3080"/>
      </w:tabs>
      <w:adjustRightInd w:val="0"/>
      <w:snapToGrid w:val="0"/>
      <w:spacing w:afterLines="50" w:after="50"/>
      <w:ind w:left="3079" w:hanging="420"/>
      <w:textAlignment w:val="auto"/>
    </w:pPr>
    <w:rPr>
      <w:color w:val="FF00FF"/>
    </w:rPr>
  </w:style>
  <w:style w:type="character" w:customStyle="1" w:styleId="contextualspellingandgrammarerror">
    <w:name w:val="contextualspellingandgrammarerror"/>
    <w:basedOn w:val="af2"/>
    <w:rsid w:val="008D6643"/>
  </w:style>
  <w:style w:type="paragraph" w:customStyle="1" w:styleId="1">
    <w:name w:val="樣式1"/>
    <w:basedOn w:val="afb"/>
    <w:qFormat/>
    <w:rsid w:val="000D7012"/>
    <w:pPr>
      <w:numPr>
        <w:numId w:val="32"/>
      </w:numPr>
      <w:adjustRightInd w:val="0"/>
      <w:snapToGrid w:val="0"/>
      <w:spacing w:after="190" w:line="240" w:lineRule="atLeast"/>
      <w:ind w:leftChars="0" w:left="482" w:hanging="482"/>
      <w:textAlignment w:val="auto"/>
    </w:pPr>
    <w:rPr>
      <w:szCs w:val="28"/>
    </w:rPr>
  </w:style>
  <w:style w:type="character" w:customStyle="1" w:styleId="30">
    <w:name w:val="標題 3 字元"/>
    <w:basedOn w:val="af2"/>
    <w:link w:val="3"/>
    <w:uiPriority w:val="9"/>
    <w:semiHidden/>
    <w:rsid w:val="003E3D2A"/>
    <w:rPr>
      <w:rFonts w:asciiTheme="majorHAnsi" w:eastAsiaTheme="majorEastAsia" w:hAnsiTheme="majorHAnsi" w:cstheme="majorBidi"/>
      <w:b/>
      <w:bCs/>
      <w:kern w:val="2"/>
      <w:sz w:val="36"/>
      <w:szCs w:val="36"/>
    </w:rPr>
  </w:style>
  <w:style w:type="table" w:customStyle="1" w:styleId="4-51">
    <w:name w:val="格線表格 4 - 輔色 51"/>
    <w:basedOn w:val="af3"/>
    <w:next w:val="4-5"/>
    <w:uiPriority w:val="49"/>
    <w:rsid w:val="00DF3311"/>
    <w:rPr>
      <w:kern w:val="2"/>
      <w:sz w:val="24"/>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styleId="4-5">
    <w:name w:val="Grid Table 4 Accent 5"/>
    <w:basedOn w:val="af3"/>
    <w:uiPriority w:val="49"/>
    <w:rsid w:val="00DF331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affffa">
    <w:name w:val="Grid Table Light"/>
    <w:basedOn w:val="af3"/>
    <w:uiPriority w:val="40"/>
    <w:rsid w:val="00F61204"/>
    <w:rPr>
      <w:rFonts w:asciiTheme="minorHAnsi" w:eastAsiaTheme="minorEastAsia" w:hAnsiTheme="minorHAnsi" w:cstheme="minorBidi"/>
      <w:kern w:val="2"/>
      <w:sz w:val="24"/>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7">
    <w:name w:val="表格格線2"/>
    <w:basedOn w:val="af3"/>
    <w:next w:val="afff1"/>
    <w:uiPriority w:val="59"/>
    <w:rsid w:val="006E2457"/>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b">
    <w:name w:val="Revision"/>
    <w:hidden/>
    <w:uiPriority w:val="99"/>
    <w:semiHidden/>
    <w:rsid w:val="009300EB"/>
    <w:rPr>
      <w:rFonts w:ascii="Times New Roman" w:eastAsia="標楷體" w:hAnsi="Times New Roman"/>
      <w:kern w:val="2"/>
      <w:sz w:val="28"/>
      <w:szCs w:val="24"/>
    </w:rPr>
  </w:style>
  <w:style w:type="character" w:styleId="affffc">
    <w:name w:val="Unresolved Mention"/>
    <w:basedOn w:val="af2"/>
    <w:uiPriority w:val="99"/>
    <w:semiHidden/>
    <w:unhideWhenUsed/>
    <w:rsid w:val="00B118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26070">
      <w:bodyDiv w:val="1"/>
      <w:marLeft w:val="0"/>
      <w:marRight w:val="0"/>
      <w:marTop w:val="0"/>
      <w:marBottom w:val="0"/>
      <w:divBdr>
        <w:top w:val="none" w:sz="0" w:space="0" w:color="auto"/>
        <w:left w:val="none" w:sz="0" w:space="0" w:color="auto"/>
        <w:bottom w:val="none" w:sz="0" w:space="0" w:color="auto"/>
        <w:right w:val="none" w:sz="0" w:space="0" w:color="auto"/>
      </w:divBdr>
    </w:div>
    <w:div w:id="679745836">
      <w:bodyDiv w:val="1"/>
      <w:marLeft w:val="0"/>
      <w:marRight w:val="0"/>
      <w:marTop w:val="0"/>
      <w:marBottom w:val="0"/>
      <w:divBdr>
        <w:top w:val="none" w:sz="0" w:space="0" w:color="auto"/>
        <w:left w:val="none" w:sz="0" w:space="0" w:color="auto"/>
        <w:bottom w:val="none" w:sz="0" w:space="0" w:color="auto"/>
        <w:right w:val="none" w:sz="0" w:space="0" w:color="auto"/>
      </w:divBdr>
    </w:div>
    <w:div w:id="1473057427">
      <w:bodyDiv w:val="1"/>
      <w:marLeft w:val="0"/>
      <w:marRight w:val="0"/>
      <w:marTop w:val="0"/>
      <w:marBottom w:val="0"/>
      <w:divBdr>
        <w:top w:val="none" w:sz="0" w:space="0" w:color="auto"/>
        <w:left w:val="none" w:sz="0" w:space="0" w:color="auto"/>
        <w:bottom w:val="none" w:sz="0" w:space="0" w:color="auto"/>
        <w:right w:val="none" w:sz="0" w:space="0" w:color="auto"/>
      </w:divBdr>
    </w:div>
    <w:div w:id="1495030725">
      <w:bodyDiv w:val="1"/>
      <w:marLeft w:val="0"/>
      <w:marRight w:val="0"/>
      <w:marTop w:val="0"/>
      <w:marBottom w:val="0"/>
      <w:divBdr>
        <w:top w:val="none" w:sz="0" w:space="0" w:color="auto"/>
        <w:left w:val="none" w:sz="0" w:space="0" w:color="auto"/>
        <w:bottom w:val="none" w:sz="0" w:space="0" w:color="auto"/>
        <w:right w:val="none" w:sz="0" w:space="0" w:color="auto"/>
      </w:divBdr>
    </w:div>
    <w:div w:id="190174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footer" Target="footer2.xml"/><Relationship Id="rId17" Type="http://schemas.microsoft.com/office/2018/08/relationships/commentsExtensible" Target="commentsExtensible.xml"/><Relationship Id="rId25" Type="http://schemas.openxmlformats.org/officeDocument/2006/relationships/image" Target="media/image8.pn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文件" ma:contentTypeID="0x010100E273AD1AAB913A44AB3C6BE8CBE8D513" ma:contentTypeVersion="6" ma:contentTypeDescription="建立新的文件。" ma:contentTypeScope="" ma:versionID="86d78791ec6b1745ce082139aa3e1b5a">
  <xsd:schema xmlns:xsd="http://www.w3.org/2001/XMLSchema" xmlns:xs="http://www.w3.org/2001/XMLSchema" xmlns:p="http://schemas.microsoft.com/office/2006/metadata/properties" xmlns:ns2="9fe0fa15-892a-4118-8104-1b2f83e9f665" targetNamespace="http://schemas.microsoft.com/office/2006/metadata/properties" ma:root="true" ma:fieldsID="b6e4e00ff60e69579946858ccb445258" ns2:_="">
    <xsd:import namespace="9fe0fa15-892a-4118-8104-1b2f83e9f66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e0fa15-892a-4118-8104-1b2f83e9f6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66DC58-7327-4E8C-B3D0-C79466A421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C916A2E-23C1-42C0-900C-FB63E446A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e0fa15-892a-4118-8104-1b2f83e9f6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445B17-25E5-4FE1-8773-E276728DAEFD}">
  <ds:schemaRefs>
    <ds:schemaRef ds:uri="http://schemas.openxmlformats.org/officeDocument/2006/bibliography"/>
  </ds:schemaRefs>
</ds:datastoreItem>
</file>

<file path=customXml/itemProps4.xml><?xml version="1.0" encoding="utf-8"?>
<ds:datastoreItem xmlns:ds="http://schemas.openxmlformats.org/officeDocument/2006/customXml" ds:itemID="{CD440DD9-6420-4347-BBCA-E2F76143B46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29</Pages>
  <Words>2103</Words>
  <Characters>11993</Characters>
  <Application>Microsoft Office Word</Application>
  <DocSecurity>0</DocSecurity>
  <Lines>99</Lines>
  <Paragraphs>28</Paragraphs>
  <ScaleCrop>false</ScaleCrop>
  <Company/>
  <LinksUpToDate>false</LinksUpToDate>
  <CharactersWithSpaces>14068</CharactersWithSpaces>
  <SharedDoc>false</SharedDoc>
  <HLinks>
    <vt:vector size="126" baseType="variant">
      <vt:variant>
        <vt:i4>2097166</vt:i4>
      </vt:variant>
      <vt:variant>
        <vt:i4>128</vt:i4>
      </vt:variant>
      <vt:variant>
        <vt:i4>0</vt:i4>
      </vt:variant>
      <vt:variant>
        <vt:i4>5</vt:i4>
      </vt:variant>
      <vt:variant>
        <vt:lpwstr/>
      </vt:variant>
      <vt:variant>
        <vt:lpwstr>_Toc6996183</vt:lpwstr>
      </vt:variant>
      <vt:variant>
        <vt:i4>2097166</vt:i4>
      </vt:variant>
      <vt:variant>
        <vt:i4>122</vt:i4>
      </vt:variant>
      <vt:variant>
        <vt:i4>0</vt:i4>
      </vt:variant>
      <vt:variant>
        <vt:i4>5</vt:i4>
      </vt:variant>
      <vt:variant>
        <vt:lpwstr/>
      </vt:variant>
      <vt:variant>
        <vt:lpwstr>_Toc6996182</vt:lpwstr>
      </vt:variant>
      <vt:variant>
        <vt:i4>2097166</vt:i4>
      </vt:variant>
      <vt:variant>
        <vt:i4>116</vt:i4>
      </vt:variant>
      <vt:variant>
        <vt:i4>0</vt:i4>
      </vt:variant>
      <vt:variant>
        <vt:i4>5</vt:i4>
      </vt:variant>
      <vt:variant>
        <vt:lpwstr/>
      </vt:variant>
      <vt:variant>
        <vt:lpwstr>_Toc6996181</vt:lpwstr>
      </vt:variant>
      <vt:variant>
        <vt:i4>2097166</vt:i4>
      </vt:variant>
      <vt:variant>
        <vt:i4>110</vt:i4>
      </vt:variant>
      <vt:variant>
        <vt:i4>0</vt:i4>
      </vt:variant>
      <vt:variant>
        <vt:i4>5</vt:i4>
      </vt:variant>
      <vt:variant>
        <vt:lpwstr/>
      </vt:variant>
      <vt:variant>
        <vt:lpwstr>_Toc6996180</vt:lpwstr>
      </vt:variant>
      <vt:variant>
        <vt:i4>3080206</vt:i4>
      </vt:variant>
      <vt:variant>
        <vt:i4>101</vt:i4>
      </vt:variant>
      <vt:variant>
        <vt:i4>0</vt:i4>
      </vt:variant>
      <vt:variant>
        <vt:i4>5</vt:i4>
      </vt:variant>
      <vt:variant>
        <vt:lpwstr/>
      </vt:variant>
      <vt:variant>
        <vt:lpwstr>_Toc6996177</vt:lpwstr>
      </vt:variant>
      <vt:variant>
        <vt:i4>3080206</vt:i4>
      </vt:variant>
      <vt:variant>
        <vt:i4>95</vt:i4>
      </vt:variant>
      <vt:variant>
        <vt:i4>0</vt:i4>
      </vt:variant>
      <vt:variant>
        <vt:i4>5</vt:i4>
      </vt:variant>
      <vt:variant>
        <vt:lpwstr/>
      </vt:variant>
      <vt:variant>
        <vt:lpwstr>_Toc6996176</vt:lpwstr>
      </vt:variant>
      <vt:variant>
        <vt:i4>3080206</vt:i4>
      </vt:variant>
      <vt:variant>
        <vt:i4>89</vt:i4>
      </vt:variant>
      <vt:variant>
        <vt:i4>0</vt:i4>
      </vt:variant>
      <vt:variant>
        <vt:i4>5</vt:i4>
      </vt:variant>
      <vt:variant>
        <vt:lpwstr/>
      </vt:variant>
      <vt:variant>
        <vt:lpwstr>_Toc6996175</vt:lpwstr>
      </vt:variant>
      <vt:variant>
        <vt:i4>3080206</vt:i4>
      </vt:variant>
      <vt:variant>
        <vt:i4>83</vt:i4>
      </vt:variant>
      <vt:variant>
        <vt:i4>0</vt:i4>
      </vt:variant>
      <vt:variant>
        <vt:i4>5</vt:i4>
      </vt:variant>
      <vt:variant>
        <vt:lpwstr/>
      </vt:variant>
      <vt:variant>
        <vt:lpwstr>_Toc6996174</vt:lpwstr>
      </vt:variant>
      <vt:variant>
        <vt:i4>2949126</vt:i4>
      </vt:variant>
      <vt:variant>
        <vt:i4>74</vt:i4>
      </vt:variant>
      <vt:variant>
        <vt:i4>0</vt:i4>
      </vt:variant>
      <vt:variant>
        <vt:i4>5</vt:i4>
      </vt:variant>
      <vt:variant>
        <vt:lpwstr/>
      </vt:variant>
      <vt:variant>
        <vt:lpwstr>_Toc6995969</vt:lpwstr>
      </vt:variant>
      <vt:variant>
        <vt:i4>2949126</vt:i4>
      </vt:variant>
      <vt:variant>
        <vt:i4>68</vt:i4>
      </vt:variant>
      <vt:variant>
        <vt:i4>0</vt:i4>
      </vt:variant>
      <vt:variant>
        <vt:i4>5</vt:i4>
      </vt:variant>
      <vt:variant>
        <vt:lpwstr/>
      </vt:variant>
      <vt:variant>
        <vt:lpwstr>_Toc6995968</vt:lpwstr>
      </vt:variant>
      <vt:variant>
        <vt:i4>2949126</vt:i4>
      </vt:variant>
      <vt:variant>
        <vt:i4>62</vt:i4>
      </vt:variant>
      <vt:variant>
        <vt:i4>0</vt:i4>
      </vt:variant>
      <vt:variant>
        <vt:i4>5</vt:i4>
      </vt:variant>
      <vt:variant>
        <vt:lpwstr/>
      </vt:variant>
      <vt:variant>
        <vt:lpwstr>_Toc6995967</vt:lpwstr>
      </vt:variant>
      <vt:variant>
        <vt:i4>2949126</vt:i4>
      </vt:variant>
      <vt:variant>
        <vt:i4>56</vt:i4>
      </vt:variant>
      <vt:variant>
        <vt:i4>0</vt:i4>
      </vt:variant>
      <vt:variant>
        <vt:i4>5</vt:i4>
      </vt:variant>
      <vt:variant>
        <vt:lpwstr/>
      </vt:variant>
      <vt:variant>
        <vt:lpwstr>_Toc6995966</vt:lpwstr>
      </vt:variant>
      <vt:variant>
        <vt:i4>2949126</vt:i4>
      </vt:variant>
      <vt:variant>
        <vt:i4>50</vt:i4>
      </vt:variant>
      <vt:variant>
        <vt:i4>0</vt:i4>
      </vt:variant>
      <vt:variant>
        <vt:i4>5</vt:i4>
      </vt:variant>
      <vt:variant>
        <vt:lpwstr/>
      </vt:variant>
      <vt:variant>
        <vt:lpwstr>_Toc6995965</vt:lpwstr>
      </vt:variant>
      <vt:variant>
        <vt:i4>2949126</vt:i4>
      </vt:variant>
      <vt:variant>
        <vt:i4>44</vt:i4>
      </vt:variant>
      <vt:variant>
        <vt:i4>0</vt:i4>
      </vt:variant>
      <vt:variant>
        <vt:i4>5</vt:i4>
      </vt:variant>
      <vt:variant>
        <vt:lpwstr/>
      </vt:variant>
      <vt:variant>
        <vt:lpwstr>_Toc6995964</vt:lpwstr>
      </vt:variant>
      <vt:variant>
        <vt:i4>2949126</vt:i4>
      </vt:variant>
      <vt:variant>
        <vt:i4>38</vt:i4>
      </vt:variant>
      <vt:variant>
        <vt:i4>0</vt:i4>
      </vt:variant>
      <vt:variant>
        <vt:i4>5</vt:i4>
      </vt:variant>
      <vt:variant>
        <vt:lpwstr/>
      </vt:variant>
      <vt:variant>
        <vt:lpwstr>_Toc6995963</vt:lpwstr>
      </vt:variant>
      <vt:variant>
        <vt:i4>2949126</vt:i4>
      </vt:variant>
      <vt:variant>
        <vt:i4>32</vt:i4>
      </vt:variant>
      <vt:variant>
        <vt:i4>0</vt:i4>
      </vt:variant>
      <vt:variant>
        <vt:i4>5</vt:i4>
      </vt:variant>
      <vt:variant>
        <vt:lpwstr/>
      </vt:variant>
      <vt:variant>
        <vt:lpwstr>_Toc6995962</vt:lpwstr>
      </vt:variant>
      <vt:variant>
        <vt:i4>2949126</vt:i4>
      </vt:variant>
      <vt:variant>
        <vt:i4>26</vt:i4>
      </vt:variant>
      <vt:variant>
        <vt:i4>0</vt:i4>
      </vt:variant>
      <vt:variant>
        <vt:i4>5</vt:i4>
      </vt:variant>
      <vt:variant>
        <vt:lpwstr/>
      </vt:variant>
      <vt:variant>
        <vt:lpwstr>_Toc6995961</vt:lpwstr>
      </vt:variant>
      <vt:variant>
        <vt:i4>2949126</vt:i4>
      </vt:variant>
      <vt:variant>
        <vt:i4>20</vt:i4>
      </vt:variant>
      <vt:variant>
        <vt:i4>0</vt:i4>
      </vt:variant>
      <vt:variant>
        <vt:i4>5</vt:i4>
      </vt:variant>
      <vt:variant>
        <vt:lpwstr/>
      </vt:variant>
      <vt:variant>
        <vt:lpwstr>_Toc6995960</vt:lpwstr>
      </vt:variant>
      <vt:variant>
        <vt:i4>3014662</vt:i4>
      </vt:variant>
      <vt:variant>
        <vt:i4>14</vt:i4>
      </vt:variant>
      <vt:variant>
        <vt:i4>0</vt:i4>
      </vt:variant>
      <vt:variant>
        <vt:i4>5</vt:i4>
      </vt:variant>
      <vt:variant>
        <vt:lpwstr/>
      </vt:variant>
      <vt:variant>
        <vt:lpwstr>_Toc6995959</vt:lpwstr>
      </vt:variant>
      <vt:variant>
        <vt:i4>3014662</vt:i4>
      </vt:variant>
      <vt:variant>
        <vt:i4>8</vt:i4>
      </vt:variant>
      <vt:variant>
        <vt:i4>0</vt:i4>
      </vt:variant>
      <vt:variant>
        <vt:i4>5</vt:i4>
      </vt:variant>
      <vt:variant>
        <vt:lpwstr/>
      </vt:variant>
      <vt:variant>
        <vt:lpwstr>_Toc6995958</vt:lpwstr>
      </vt:variant>
      <vt:variant>
        <vt:i4>3014662</vt:i4>
      </vt:variant>
      <vt:variant>
        <vt:i4>2</vt:i4>
      </vt:variant>
      <vt:variant>
        <vt:i4>0</vt:i4>
      </vt:variant>
      <vt:variant>
        <vt:i4>5</vt:i4>
      </vt:variant>
      <vt:variant>
        <vt:lpwstr/>
      </vt:variant>
      <vt:variant>
        <vt:lpwstr>_Toc6995957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csi</dc:creator>
  <cp:lastModifiedBy>姜 廷儒</cp:lastModifiedBy>
  <cp:revision>19</cp:revision>
  <cp:lastPrinted>2022-12-14T03:23:00Z</cp:lastPrinted>
  <dcterms:created xsi:type="dcterms:W3CDTF">2022-12-28T01:46:00Z</dcterms:created>
  <dcterms:modified xsi:type="dcterms:W3CDTF">2022-12-28T02:27:00Z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0x010100E273AD1AAB913A44AB3C6BE8CBE8D513</vt:lpwstr>
  </property>
</Properties>
</file>